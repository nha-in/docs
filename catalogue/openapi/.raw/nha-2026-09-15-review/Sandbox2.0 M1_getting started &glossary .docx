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7D0A" w14:textId="79AA7796" w:rsidR="003C7B8C" w:rsidRPr="00D9785B" w:rsidRDefault="00E13CFA" w:rsidP="00D9785B">
      <w:pPr>
        <w:pStyle w:val="Heading1"/>
        <w:rPr>
          <w:rFonts w:ascii="Arial" w:hAnsi="Arial" w:cs="Arial"/>
        </w:rPr>
      </w:pPr>
      <w:r w:rsidRPr="00D9785B">
        <w:rPr>
          <w:rFonts w:ascii="Arial" w:hAnsi="Arial" w:cs="Arial"/>
        </w:rPr>
        <w:t>Getting Started</w:t>
      </w:r>
    </w:p>
    <w:tbl>
      <w:tblPr>
        <w:tblStyle w:val="TableGrid"/>
        <w:tblpPr w:leftFromText="180" w:rightFromText="180" w:horzAnchor="margin" w:tblpY="1653"/>
        <w:tblW w:w="0" w:type="auto"/>
        <w:tblLook w:val="04A0" w:firstRow="1" w:lastRow="0" w:firstColumn="1" w:lastColumn="0" w:noHBand="0" w:noVBand="1"/>
      </w:tblPr>
      <w:tblGrid>
        <w:gridCol w:w="5098"/>
        <w:gridCol w:w="8850"/>
      </w:tblGrid>
      <w:tr w:rsidR="00C97FF7" w:rsidRPr="00D9785B" w14:paraId="7525A2EF" w14:textId="77777777" w:rsidTr="006E3384">
        <w:tc>
          <w:tcPr>
            <w:tcW w:w="13948" w:type="dxa"/>
            <w:gridSpan w:val="2"/>
            <w:shd w:val="clear" w:color="auto" w:fill="95DCF7" w:themeFill="accent4" w:themeFillTint="66"/>
          </w:tcPr>
          <w:p w14:paraId="1709FC6D" w14:textId="77777777" w:rsidR="00C97FF7" w:rsidRPr="00D9785B" w:rsidRDefault="00C97FF7" w:rsidP="006E3384">
            <w:pPr>
              <w:rPr>
                <w:rFonts w:ascii="Arial" w:hAnsi="Arial" w:cs="Arial"/>
                <w:sz w:val="28"/>
                <w:szCs w:val="28"/>
              </w:rPr>
            </w:pPr>
            <w:r w:rsidRPr="00D9785B">
              <w:rPr>
                <w:rFonts w:ascii="Arial" w:hAnsi="Arial" w:cs="Arial"/>
                <w:sz w:val="28"/>
                <w:szCs w:val="28"/>
              </w:rPr>
              <w:t>URL: https://abdm-docs.dev.eka.care/docs/hiecm/v3</w:t>
            </w:r>
          </w:p>
        </w:tc>
      </w:tr>
      <w:tr w:rsidR="00C97FF7" w:rsidRPr="00D9785B" w14:paraId="2131D25B" w14:textId="77777777" w:rsidTr="006E3384">
        <w:tc>
          <w:tcPr>
            <w:tcW w:w="5098" w:type="dxa"/>
            <w:shd w:val="clear" w:color="auto" w:fill="D9D9D9" w:themeFill="background1" w:themeFillShade="D9"/>
          </w:tcPr>
          <w:p w14:paraId="3FE893A6" w14:textId="77777777" w:rsidR="00C97FF7" w:rsidRPr="00D9785B" w:rsidRDefault="00C97FF7" w:rsidP="006E3384">
            <w:pPr>
              <w:rPr>
                <w:rFonts w:ascii="Arial" w:hAnsi="Arial" w:cs="Arial"/>
                <w:sz w:val="28"/>
                <w:szCs w:val="28"/>
              </w:rPr>
            </w:pPr>
            <w:r w:rsidRPr="00D9785B">
              <w:rPr>
                <w:rFonts w:ascii="Arial" w:hAnsi="Arial" w:cs="Arial"/>
                <w:sz w:val="28"/>
                <w:szCs w:val="28"/>
              </w:rPr>
              <w:t>Existing Content</w:t>
            </w:r>
          </w:p>
        </w:tc>
        <w:tc>
          <w:tcPr>
            <w:tcW w:w="8850" w:type="dxa"/>
            <w:shd w:val="clear" w:color="auto" w:fill="D9D9D9" w:themeFill="background1" w:themeFillShade="D9"/>
          </w:tcPr>
          <w:p w14:paraId="587525A3" w14:textId="1EF7F22C" w:rsidR="00C97FF7" w:rsidRPr="00D9785B" w:rsidRDefault="00F00CE8" w:rsidP="006E3384">
            <w:pPr>
              <w:rPr>
                <w:rFonts w:ascii="Arial" w:hAnsi="Arial" w:cs="Arial"/>
                <w:sz w:val="28"/>
                <w:szCs w:val="28"/>
              </w:rPr>
            </w:pPr>
            <w:r w:rsidRPr="00D9785B">
              <w:rPr>
                <w:rFonts w:ascii="Arial" w:hAnsi="Arial" w:cs="Arial"/>
                <w:sz w:val="28"/>
                <w:szCs w:val="28"/>
              </w:rPr>
              <w:t>Revision</w:t>
            </w:r>
          </w:p>
        </w:tc>
      </w:tr>
      <w:tr w:rsidR="00C97FF7" w:rsidRPr="00D9785B" w14:paraId="351CBB0C" w14:textId="77777777" w:rsidTr="006E3384">
        <w:tc>
          <w:tcPr>
            <w:tcW w:w="5098" w:type="dxa"/>
            <w:hideMark/>
          </w:tcPr>
          <w:p w14:paraId="0F5FB55E" w14:textId="77777777" w:rsidR="00C97FF7" w:rsidRPr="00D9785B" w:rsidRDefault="00C97FF7" w:rsidP="006E3384">
            <w:pPr>
              <w:spacing w:after="160" w:line="278" w:lineRule="auto"/>
              <w:rPr>
                <w:rFonts w:ascii="Arial" w:hAnsi="Arial" w:cs="Arial"/>
                <w:sz w:val="28"/>
                <w:szCs w:val="28"/>
              </w:rPr>
            </w:pPr>
            <w:r w:rsidRPr="00D9785B">
              <w:rPr>
                <w:rFonts w:ascii="Arial" w:hAnsi="Arial" w:cs="Arial"/>
                <w:sz w:val="28"/>
                <w:szCs w:val="28"/>
              </w:rPr>
              <w:t>The Ayushman Bharat Digital Mission is India's national health data network. It identifies the people and the places involved in care and lets the systems that hold the records exchange them with the person's consent.</w:t>
            </w:r>
          </w:p>
        </w:tc>
        <w:tc>
          <w:tcPr>
            <w:tcW w:w="8850" w:type="dxa"/>
            <w:hideMark/>
          </w:tcPr>
          <w:p w14:paraId="65BD957D" w14:textId="77777777" w:rsidR="00C97FF7" w:rsidRPr="00D9785B" w:rsidRDefault="00C97FF7" w:rsidP="006E3384">
            <w:pPr>
              <w:spacing w:after="160" w:line="278" w:lineRule="auto"/>
              <w:rPr>
                <w:rFonts w:ascii="Arial" w:hAnsi="Arial" w:cs="Arial"/>
                <w:sz w:val="28"/>
                <w:szCs w:val="28"/>
              </w:rPr>
            </w:pPr>
            <w:r w:rsidRPr="00D9785B">
              <w:rPr>
                <w:rFonts w:ascii="Arial" w:hAnsi="Arial" w:cs="Arial"/>
                <w:sz w:val="28"/>
                <w:szCs w:val="28"/>
              </w:rPr>
              <w:t>Ayushman Bharat Digital Mission (ABDM) is India's national digital health ecosystem, designed to enable secure, interoperable, and consent-based exchange of health information across healthcare stakeholders. ABDM enables identification of healthcare beneficiaries, healthcare professionals, and healthcare facilities through nationally recognized digital registries, while facilitating secure and consent-driven exchange of health information among authorized participants.</w:t>
            </w:r>
          </w:p>
        </w:tc>
      </w:tr>
      <w:tr w:rsidR="00C97FF7" w:rsidRPr="00D9785B" w14:paraId="57F2D7D3" w14:textId="77777777" w:rsidTr="006E3384">
        <w:tc>
          <w:tcPr>
            <w:tcW w:w="5098" w:type="dxa"/>
            <w:hideMark/>
          </w:tcPr>
          <w:p w14:paraId="2A407EA6" w14:textId="77777777" w:rsidR="00C97FF7" w:rsidRPr="00D9785B" w:rsidRDefault="00C97FF7" w:rsidP="006E3384">
            <w:pPr>
              <w:spacing w:after="160" w:line="278" w:lineRule="auto"/>
              <w:rPr>
                <w:rFonts w:ascii="Arial" w:hAnsi="Arial" w:cs="Arial"/>
                <w:sz w:val="28"/>
                <w:szCs w:val="28"/>
              </w:rPr>
            </w:pPr>
            <w:r w:rsidRPr="00D9785B">
              <w:rPr>
                <w:rFonts w:ascii="Arial" w:hAnsi="Arial" w:cs="Arial"/>
                <w:sz w:val="28"/>
                <w:szCs w:val="28"/>
              </w:rPr>
              <w:t xml:space="preserve">There is no central store of health records. Records stay in the system that created them. What the network moves is a request, a consent and, once that consent is granted, the records themselves, encrypted between the two systems. The exchange itself is data blind: it works with identifiers and metadata about </w:t>
            </w:r>
            <w:r w:rsidRPr="00D9785B">
              <w:rPr>
                <w:rFonts w:ascii="Arial" w:hAnsi="Arial" w:cs="Arial"/>
                <w:sz w:val="28"/>
                <w:szCs w:val="28"/>
              </w:rPr>
              <w:lastRenderedPageBreak/>
              <w:t>where records live, and does not read what is in them.</w:t>
            </w:r>
          </w:p>
        </w:tc>
        <w:tc>
          <w:tcPr>
            <w:tcW w:w="8850" w:type="dxa"/>
            <w:hideMark/>
          </w:tcPr>
          <w:p w14:paraId="07475E21" w14:textId="77777777" w:rsidR="00C97FF7" w:rsidRPr="00D9785B" w:rsidRDefault="00C97FF7" w:rsidP="006E3384">
            <w:pPr>
              <w:spacing w:after="160" w:line="278" w:lineRule="auto"/>
              <w:rPr>
                <w:rFonts w:ascii="Arial" w:hAnsi="Arial" w:cs="Arial"/>
                <w:sz w:val="28"/>
                <w:szCs w:val="28"/>
              </w:rPr>
            </w:pPr>
            <w:r w:rsidRPr="00D9785B">
              <w:rPr>
                <w:rFonts w:ascii="Arial" w:hAnsi="Arial" w:cs="Arial"/>
                <w:sz w:val="28"/>
                <w:szCs w:val="28"/>
              </w:rPr>
              <w:lastRenderedPageBreak/>
              <w:t xml:space="preserve">ABDM does not maintain a centralized repository of health records. Health records continue to reside with the respective healthcare providers or repositories responsible for creating and maintaining them. Health information remains with the originating healthcare information provider and is shared only upon receipt of valid consent from the individual. The ABDM framework facilitates the secure exchange of consent requests, consent artefacts, and health information between participating systems in accordance with established security and privacy standards. The ABDM gateway </w:t>
            </w:r>
            <w:r w:rsidRPr="00D9785B">
              <w:rPr>
                <w:rFonts w:ascii="Arial" w:hAnsi="Arial" w:cs="Arial"/>
                <w:sz w:val="28"/>
                <w:szCs w:val="28"/>
              </w:rPr>
              <w:lastRenderedPageBreak/>
              <w:t>infrastructure facilitates routing and exchange of consented health information without accessing, storing, or interpreting the clinical content being exchanged.</w:t>
            </w:r>
          </w:p>
        </w:tc>
      </w:tr>
    </w:tbl>
    <w:p w14:paraId="463C6C0D" w14:textId="77777777" w:rsidR="00C97FF7" w:rsidRPr="00D9785B" w:rsidRDefault="00C97FF7" w:rsidP="003C7B8C">
      <w:pPr>
        <w:rPr>
          <w:rFonts w:ascii="Arial" w:hAnsi="Arial" w:cs="Arial"/>
          <w:sz w:val="28"/>
          <w:szCs w:val="28"/>
        </w:rPr>
      </w:pPr>
    </w:p>
    <w:p w14:paraId="1DB35902" w14:textId="5DD460E9" w:rsidR="00295BA8" w:rsidRPr="00D9785B" w:rsidRDefault="00295BA8" w:rsidP="00A768C3">
      <w:pPr>
        <w:rPr>
          <w:rFonts w:ascii="Arial" w:hAnsi="Arial" w:cs="Arial"/>
          <w:sz w:val="28"/>
          <w:szCs w:val="28"/>
        </w:rPr>
      </w:pPr>
    </w:p>
    <w:p w14:paraId="740AEC50" w14:textId="151CB936" w:rsidR="005544C5" w:rsidRPr="00D9785B" w:rsidRDefault="005544C5" w:rsidP="00E13CFA">
      <w:pPr>
        <w:pStyle w:val="Heading1"/>
        <w:rPr>
          <w:rFonts w:ascii="Arial" w:hAnsi="Arial" w:cs="Arial"/>
        </w:rPr>
      </w:pPr>
      <w:r w:rsidRPr="00D9785B">
        <w:rPr>
          <w:rFonts w:ascii="Arial" w:hAnsi="Arial" w:cs="Arial"/>
        </w:rPr>
        <w:t>ABDM Milestone 1</w:t>
      </w:r>
    </w:p>
    <w:tbl>
      <w:tblPr>
        <w:tblStyle w:val="TableGrid"/>
        <w:tblW w:w="0" w:type="auto"/>
        <w:tblLook w:val="04A0" w:firstRow="1" w:lastRow="0" w:firstColumn="1" w:lastColumn="0" w:noHBand="0" w:noVBand="1"/>
      </w:tblPr>
      <w:tblGrid>
        <w:gridCol w:w="5524"/>
        <w:gridCol w:w="8424"/>
      </w:tblGrid>
      <w:tr w:rsidR="000904F3" w:rsidRPr="00D9785B" w14:paraId="43759E2E" w14:textId="77777777" w:rsidTr="00BC6D80">
        <w:tc>
          <w:tcPr>
            <w:tcW w:w="0" w:type="auto"/>
            <w:gridSpan w:val="2"/>
          </w:tcPr>
          <w:p w14:paraId="024D4B2E" w14:textId="6AB7CD1B" w:rsidR="000904F3" w:rsidRPr="00D9785B" w:rsidRDefault="000904F3" w:rsidP="00295BA8">
            <w:pPr>
              <w:rPr>
                <w:rFonts w:ascii="Arial" w:hAnsi="Arial" w:cs="Arial"/>
                <w:sz w:val="28"/>
                <w:szCs w:val="28"/>
              </w:rPr>
            </w:pPr>
            <w:r w:rsidRPr="00D9785B">
              <w:rPr>
                <w:rFonts w:ascii="Arial" w:hAnsi="Arial" w:cs="Arial"/>
                <w:sz w:val="28"/>
                <w:szCs w:val="28"/>
              </w:rPr>
              <w:t xml:space="preserve">URL: </w:t>
            </w:r>
            <w:hyperlink r:id="rId5" w:history="1">
              <w:r w:rsidRPr="00D9785B">
                <w:rPr>
                  <w:rStyle w:val="Hyperlink"/>
                  <w:rFonts w:ascii="Arial" w:hAnsi="Arial" w:cs="Arial"/>
                  <w:sz w:val="28"/>
                  <w:szCs w:val="28"/>
                </w:rPr>
                <w:t>https://abdm-docs.dev.eka.care/docs/hiecm/v3/milestones/m1</w:t>
              </w:r>
            </w:hyperlink>
          </w:p>
          <w:p w14:paraId="188F106B" w14:textId="526138C5" w:rsidR="000904F3" w:rsidRPr="00D9785B" w:rsidRDefault="000904F3" w:rsidP="00295BA8">
            <w:pPr>
              <w:rPr>
                <w:rFonts w:ascii="Arial" w:hAnsi="Arial" w:cs="Arial"/>
                <w:sz w:val="28"/>
                <w:szCs w:val="28"/>
              </w:rPr>
            </w:pPr>
          </w:p>
        </w:tc>
      </w:tr>
      <w:tr w:rsidR="00295BA8" w:rsidRPr="00D9785B" w14:paraId="501DA0EC" w14:textId="77777777" w:rsidTr="00D12009">
        <w:tc>
          <w:tcPr>
            <w:tcW w:w="5524" w:type="dxa"/>
            <w:hideMark/>
          </w:tcPr>
          <w:p w14:paraId="795058B6" w14:textId="77777777" w:rsidR="00295BA8" w:rsidRPr="00D9785B" w:rsidRDefault="00295BA8" w:rsidP="00295BA8">
            <w:pPr>
              <w:spacing w:after="160" w:line="278" w:lineRule="auto"/>
              <w:rPr>
                <w:rFonts w:ascii="Arial" w:hAnsi="Arial" w:cs="Arial"/>
                <w:sz w:val="28"/>
                <w:szCs w:val="28"/>
              </w:rPr>
            </w:pPr>
            <w:r w:rsidRPr="00D9785B">
              <w:rPr>
                <w:rFonts w:ascii="Arial" w:hAnsi="Arial" w:cs="Arial"/>
                <w:sz w:val="28"/>
                <w:szCs w:val="28"/>
              </w:rPr>
              <w:t>Existing Content</w:t>
            </w:r>
          </w:p>
        </w:tc>
        <w:tc>
          <w:tcPr>
            <w:tcW w:w="8424" w:type="dxa"/>
            <w:hideMark/>
          </w:tcPr>
          <w:p w14:paraId="2C623F28" w14:textId="3F93283F" w:rsidR="00295BA8" w:rsidRPr="00D9785B" w:rsidRDefault="00F00CE8" w:rsidP="00295BA8">
            <w:pPr>
              <w:spacing w:after="160" w:line="278" w:lineRule="auto"/>
              <w:rPr>
                <w:rFonts w:ascii="Arial" w:hAnsi="Arial" w:cs="Arial"/>
                <w:sz w:val="28"/>
                <w:szCs w:val="28"/>
              </w:rPr>
            </w:pPr>
            <w:r w:rsidRPr="00D9785B">
              <w:rPr>
                <w:rFonts w:ascii="Arial" w:hAnsi="Arial" w:cs="Arial"/>
                <w:sz w:val="28"/>
                <w:szCs w:val="28"/>
              </w:rPr>
              <w:t>Revision</w:t>
            </w:r>
          </w:p>
        </w:tc>
      </w:tr>
      <w:tr w:rsidR="00295BA8" w:rsidRPr="00D9785B" w14:paraId="5E948700" w14:textId="77777777" w:rsidTr="00D12009">
        <w:tc>
          <w:tcPr>
            <w:tcW w:w="5524" w:type="dxa"/>
            <w:hideMark/>
          </w:tcPr>
          <w:p w14:paraId="1BB34AD7" w14:textId="77777777" w:rsidR="00295BA8" w:rsidRPr="00D9785B" w:rsidRDefault="00295BA8" w:rsidP="00295BA8">
            <w:pPr>
              <w:spacing w:after="160" w:line="278" w:lineRule="auto"/>
              <w:rPr>
                <w:rFonts w:ascii="Arial" w:hAnsi="Arial" w:cs="Arial"/>
                <w:sz w:val="28"/>
                <w:szCs w:val="28"/>
              </w:rPr>
            </w:pPr>
            <w:r w:rsidRPr="00D9785B">
              <w:rPr>
                <w:rFonts w:ascii="Arial" w:hAnsi="Arial" w:cs="Arial"/>
                <w:sz w:val="28"/>
                <w:szCs w:val="28"/>
              </w:rPr>
              <w:t>M1 Create: ABHA identity</w:t>
            </w:r>
          </w:p>
        </w:tc>
        <w:tc>
          <w:tcPr>
            <w:tcW w:w="8424" w:type="dxa"/>
            <w:hideMark/>
          </w:tcPr>
          <w:p w14:paraId="783684E0" w14:textId="77777777" w:rsidR="00295BA8" w:rsidRPr="00D9785B" w:rsidRDefault="00295BA8" w:rsidP="00295BA8">
            <w:pPr>
              <w:spacing w:after="160" w:line="278" w:lineRule="auto"/>
              <w:rPr>
                <w:rFonts w:ascii="Arial" w:hAnsi="Arial" w:cs="Arial"/>
                <w:sz w:val="28"/>
                <w:szCs w:val="28"/>
              </w:rPr>
            </w:pPr>
            <w:r w:rsidRPr="00D9785B">
              <w:rPr>
                <w:rFonts w:ascii="Arial" w:hAnsi="Arial" w:cs="Arial"/>
                <w:sz w:val="28"/>
                <w:szCs w:val="28"/>
              </w:rPr>
              <w:t>Milestone 1: ABHA Creation and Management</w:t>
            </w:r>
          </w:p>
        </w:tc>
      </w:tr>
      <w:tr w:rsidR="00295BA8" w:rsidRPr="00D9785B" w14:paraId="7A5C9BF1" w14:textId="77777777" w:rsidTr="00D12009">
        <w:tc>
          <w:tcPr>
            <w:tcW w:w="5524" w:type="dxa"/>
            <w:hideMark/>
          </w:tcPr>
          <w:p w14:paraId="030BEE22" w14:textId="57822665" w:rsidR="00295BA8" w:rsidRPr="00D9785B" w:rsidRDefault="00295BA8" w:rsidP="00295BA8">
            <w:pPr>
              <w:spacing w:after="160" w:line="278" w:lineRule="auto"/>
              <w:rPr>
                <w:rFonts w:ascii="Arial" w:hAnsi="Arial" w:cs="Arial"/>
                <w:sz w:val="28"/>
                <w:szCs w:val="28"/>
              </w:rPr>
            </w:pPr>
            <w:r w:rsidRPr="00D9785B">
              <w:rPr>
                <w:rFonts w:ascii="Arial" w:hAnsi="Arial" w:cs="Arial"/>
                <w:sz w:val="28"/>
                <w:szCs w:val="28"/>
              </w:rPr>
              <w:t>Milestone 1 is the identity milestone of ABDM.</w:t>
            </w:r>
            <w:r w:rsidR="0032662C" w:rsidRPr="00D9785B">
              <w:rPr>
                <w:rFonts w:ascii="Arial" w:hAnsi="Arial" w:cs="Arial"/>
                <w:sz w:val="28"/>
                <w:szCs w:val="28"/>
              </w:rPr>
              <w:t xml:space="preserve"> You create an ABHA for a person, log that person in, and read or update their profile. An ABHA number is a </w:t>
            </w:r>
            <w:r w:rsidR="00D12009" w:rsidRPr="00D9785B">
              <w:rPr>
                <w:rFonts w:ascii="Arial" w:hAnsi="Arial" w:cs="Arial"/>
                <w:sz w:val="28"/>
                <w:szCs w:val="28"/>
              </w:rPr>
              <w:t>14-digit</w:t>
            </w:r>
            <w:r w:rsidR="0032662C" w:rsidRPr="00D9785B">
              <w:rPr>
                <w:rFonts w:ascii="Arial" w:hAnsi="Arial" w:cs="Arial"/>
                <w:sz w:val="28"/>
                <w:szCs w:val="28"/>
              </w:rPr>
              <w:t xml:space="preserve"> identifier issued after a KYC check.</w:t>
            </w:r>
            <w:r w:rsidR="00D12009" w:rsidRPr="00D9785B">
              <w:rPr>
                <w:rFonts w:ascii="Arial" w:hAnsi="Arial" w:cs="Arial"/>
                <w:sz w:val="28"/>
                <w:szCs w:val="28"/>
              </w:rPr>
              <w:t xml:space="preserve"> Every other ABDM flow assumes the person already has one, so nobody skips M1.</w:t>
            </w:r>
          </w:p>
        </w:tc>
        <w:tc>
          <w:tcPr>
            <w:tcW w:w="8424" w:type="dxa"/>
            <w:hideMark/>
          </w:tcPr>
          <w:p w14:paraId="32653F85" w14:textId="3B3CFDC0" w:rsidR="00D12009" w:rsidRPr="00D9785B" w:rsidRDefault="00295BA8" w:rsidP="00D12009">
            <w:pPr>
              <w:rPr>
                <w:rFonts w:ascii="Arial" w:hAnsi="Arial" w:cs="Arial"/>
                <w:sz w:val="28"/>
                <w:szCs w:val="28"/>
              </w:rPr>
            </w:pPr>
            <w:r w:rsidRPr="00D9785B">
              <w:rPr>
                <w:rFonts w:ascii="Arial" w:hAnsi="Arial" w:cs="Arial"/>
                <w:sz w:val="28"/>
                <w:szCs w:val="28"/>
              </w:rPr>
              <w:t>Milestone 1 focuses on the creation and management of ABHA, the unique health identifier under ABDM.</w:t>
            </w:r>
            <w:r w:rsidR="00D12009" w:rsidRPr="00D9785B">
              <w:rPr>
                <w:rFonts w:ascii="Arial" w:hAnsi="Arial" w:cs="Arial"/>
                <w:sz w:val="28"/>
                <w:szCs w:val="28"/>
              </w:rPr>
              <w:t xml:space="preserve"> This milestone enables the creation of ABHA, authentication of users, and retrieval or updating of ABHA profile information through ABDM-compliant workflows. ABHA is a 14-digit unique health identifier issued to an individual upon successful completion of the prescribed verification process. ABHA serves as a foundational component for several ABDM services and workflows. Organizations implementing these services may be required to support ABHA creation and management capabilities, as applicable to their use case.</w:t>
            </w:r>
          </w:p>
          <w:p w14:paraId="5BA23F20" w14:textId="71429C3E" w:rsidR="00295BA8" w:rsidRPr="00D9785B" w:rsidRDefault="00295BA8" w:rsidP="00295BA8">
            <w:pPr>
              <w:spacing w:after="160" w:line="278" w:lineRule="auto"/>
              <w:rPr>
                <w:rFonts w:ascii="Arial" w:hAnsi="Arial" w:cs="Arial"/>
                <w:sz w:val="28"/>
                <w:szCs w:val="28"/>
              </w:rPr>
            </w:pPr>
          </w:p>
        </w:tc>
      </w:tr>
    </w:tbl>
    <w:p w14:paraId="1A58DAF3" w14:textId="13CA32BA" w:rsidR="00C950C1" w:rsidRPr="00D9785B" w:rsidRDefault="00C950C1" w:rsidP="00A768C3">
      <w:pPr>
        <w:rPr>
          <w:rFonts w:ascii="Arial" w:hAnsi="Arial" w:cs="Arial"/>
          <w:sz w:val="28"/>
          <w:szCs w:val="28"/>
        </w:rPr>
      </w:pPr>
    </w:p>
    <w:p w14:paraId="4F08C271" w14:textId="77777777" w:rsidR="00C950C1" w:rsidRPr="00D9785B" w:rsidRDefault="00C950C1">
      <w:pPr>
        <w:rPr>
          <w:rFonts w:ascii="Arial" w:hAnsi="Arial" w:cs="Arial"/>
          <w:sz w:val="28"/>
          <w:szCs w:val="28"/>
        </w:rPr>
      </w:pPr>
      <w:r w:rsidRPr="00D9785B">
        <w:rPr>
          <w:rFonts w:ascii="Arial" w:hAnsi="Arial" w:cs="Arial"/>
          <w:sz w:val="28"/>
          <w:szCs w:val="28"/>
        </w:rPr>
        <w:br w:type="page"/>
      </w:r>
    </w:p>
    <w:p w14:paraId="7DE6A162" w14:textId="77777777" w:rsidR="0011799D" w:rsidRPr="00D9785B" w:rsidRDefault="0011799D" w:rsidP="00A768C3">
      <w:pPr>
        <w:rPr>
          <w:rFonts w:ascii="Arial" w:hAnsi="Arial" w:cs="Arial"/>
          <w:sz w:val="28"/>
          <w:szCs w:val="28"/>
        </w:rPr>
      </w:pPr>
    </w:p>
    <w:tbl>
      <w:tblPr>
        <w:tblStyle w:val="TableGrid"/>
        <w:tblW w:w="0" w:type="auto"/>
        <w:tblLook w:val="04A0" w:firstRow="1" w:lastRow="0" w:firstColumn="1" w:lastColumn="0" w:noHBand="0" w:noVBand="1"/>
      </w:tblPr>
      <w:tblGrid>
        <w:gridCol w:w="5524"/>
        <w:gridCol w:w="8424"/>
      </w:tblGrid>
      <w:tr w:rsidR="00444DAE" w:rsidRPr="00D9785B" w14:paraId="1397FA7F" w14:textId="77777777" w:rsidTr="006E3384">
        <w:tc>
          <w:tcPr>
            <w:tcW w:w="0" w:type="auto"/>
            <w:gridSpan w:val="2"/>
          </w:tcPr>
          <w:p w14:paraId="14692943" w14:textId="20A849E9" w:rsidR="00444DAE" w:rsidRPr="00D9785B" w:rsidRDefault="00444DAE" w:rsidP="006E3384">
            <w:pPr>
              <w:rPr>
                <w:rFonts w:ascii="Arial" w:hAnsi="Arial" w:cs="Arial"/>
                <w:sz w:val="28"/>
                <w:szCs w:val="28"/>
              </w:rPr>
            </w:pPr>
            <w:r w:rsidRPr="00D9785B">
              <w:rPr>
                <w:rFonts w:ascii="Arial" w:hAnsi="Arial" w:cs="Arial"/>
                <w:sz w:val="28"/>
                <w:szCs w:val="28"/>
              </w:rPr>
              <w:t xml:space="preserve">URL: </w:t>
            </w:r>
            <w:hyperlink r:id="rId6" w:history="1">
              <w:r w:rsidRPr="00D9785B">
                <w:rPr>
                  <w:rStyle w:val="Hyperlink"/>
                  <w:rFonts w:ascii="Arial" w:hAnsi="Arial" w:cs="Arial"/>
                  <w:sz w:val="28"/>
                  <w:szCs w:val="28"/>
                </w:rPr>
                <w:t>https://abdm-docs.dev.eka.care/docs/hiecm/v3/milestones/m1</w:t>
              </w:r>
            </w:hyperlink>
          </w:p>
          <w:p w14:paraId="2160A49E" w14:textId="77777777" w:rsidR="00444DAE" w:rsidRPr="00D9785B" w:rsidRDefault="00444DAE" w:rsidP="006E3384">
            <w:pPr>
              <w:rPr>
                <w:rFonts w:ascii="Arial" w:hAnsi="Arial" w:cs="Arial"/>
                <w:sz w:val="28"/>
                <w:szCs w:val="28"/>
              </w:rPr>
            </w:pPr>
          </w:p>
        </w:tc>
      </w:tr>
      <w:tr w:rsidR="00444DAE" w:rsidRPr="00D9785B" w14:paraId="3B6F832F" w14:textId="77777777" w:rsidTr="006E3384">
        <w:tc>
          <w:tcPr>
            <w:tcW w:w="5524" w:type="dxa"/>
            <w:hideMark/>
          </w:tcPr>
          <w:p w14:paraId="48719D59" w14:textId="77777777" w:rsidR="00444DAE" w:rsidRPr="00D9785B" w:rsidRDefault="00444DAE" w:rsidP="006E3384">
            <w:pPr>
              <w:spacing w:after="160" w:line="278" w:lineRule="auto"/>
              <w:rPr>
                <w:rFonts w:ascii="Arial" w:hAnsi="Arial" w:cs="Arial"/>
                <w:sz w:val="28"/>
                <w:szCs w:val="28"/>
              </w:rPr>
            </w:pPr>
            <w:r w:rsidRPr="00D9785B">
              <w:rPr>
                <w:rFonts w:ascii="Arial" w:hAnsi="Arial" w:cs="Arial"/>
                <w:sz w:val="28"/>
                <w:szCs w:val="28"/>
              </w:rPr>
              <w:t>Existing Content</w:t>
            </w:r>
          </w:p>
        </w:tc>
        <w:tc>
          <w:tcPr>
            <w:tcW w:w="8424" w:type="dxa"/>
            <w:hideMark/>
          </w:tcPr>
          <w:p w14:paraId="49AE368C" w14:textId="2A9D40BB" w:rsidR="00444DAE" w:rsidRPr="00D9785B" w:rsidRDefault="00F00CE8" w:rsidP="006E3384">
            <w:pPr>
              <w:spacing w:after="160" w:line="278" w:lineRule="auto"/>
              <w:rPr>
                <w:rFonts w:ascii="Arial" w:hAnsi="Arial" w:cs="Arial"/>
                <w:sz w:val="28"/>
                <w:szCs w:val="28"/>
              </w:rPr>
            </w:pPr>
            <w:r w:rsidRPr="00D9785B">
              <w:rPr>
                <w:rFonts w:ascii="Arial" w:hAnsi="Arial" w:cs="Arial"/>
                <w:sz w:val="28"/>
                <w:szCs w:val="28"/>
              </w:rPr>
              <w:t>Revision</w:t>
            </w:r>
          </w:p>
        </w:tc>
      </w:tr>
      <w:tr w:rsidR="00444DAE" w:rsidRPr="00D9785B" w14:paraId="54143DB4" w14:textId="77777777" w:rsidTr="006E3384">
        <w:tc>
          <w:tcPr>
            <w:tcW w:w="5524" w:type="dxa"/>
            <w:hideMark/>
          </w:tcPr>
          <w:p w14:paraId="4008723F" w14:textId="327A5858" w:rsidR="00444DAE" w:rsidRPr="00D9785B" w:rsidRDefault="00444DAE" w:rsidP="006E3384">
            <w:pPr>
              <w:spacing w:after="160" w:line="278" w:lineRule="auto"/>
              <w:rPr>
                <w:rFonts w:ascii="Arial" w:hAnsi="Arial" w:cs="Arial"/>
                <w:sz w:val="28"/>
                <w:szCs w:val="28"/>
              </w:rPr>
            </w:pPr>
            <w:r w:rsidRPr="00D9785B">
              <w:rPr>
                <w:rFonts w:ascii="Arial" w:hAnsi="Arial" w:cs="Arial"/>
                <w:sz w:val="28"/>
                <w:szCs w:val="28"/>
              </w:rPr>
              <w:t>In short</w:t>
            </w:r>
          </w:p>
        </w:tc>
        <w:tc>
          <w:tcPr>
            <w:tcW w:w="8424" w:type="dxa"/>
            <w:hideMark/>
          </w:tcPr>
          <w:p w14:paraId="1F13C25D" w14:textId="77777777" w:rsidR="00444DAE" w:rsidRPr="00D9785B" w:rsidRDefault="00444DAE" w:rsidP="006E3384">
            <w:pPr>
              <w:spacing w:after="160" w:line="278" w:lineRule="auto"/>
              <w:rPr>
                <w:rFonts w:ascii="Arial" w:hAnsi="Arial" w:cs="Arial"/>
                <w:sz w:val="28"/>
                <w:szCs w:val="28"/>
              </w:rPr>
            </w:pPr>
            <w:r w:rsidRPr="00D9785B">
              <w:rPr>
                <w:rFonts w:ascii="Arial" w:hAnsi="Arial" w:cs="Arial"/>
                <w:sz w:val="28"/>
                <w:szCs w:val="28"/>
              </w:rPr>
              <w:t>Milestone 1: ABHA Creation and Management</w:t>
            </w:r>
          </w:p>
        </w:tc>
      </w:tr>
      <w:tr w:rsidR="00444DAE" w:rsidRPr="00D9785B" w14:paraId="24726E2D" w14:textId="77777777" w:rsidTr="006E3384">
        <w:tc>
          <w:tcPr>
            <w:tcW w:w="5524" w:type="dxa"/>
            <w:hideMark/>
          </w:tcPr>
          <w:p w14:paraId="6FE0B4F5" w14:textId="77777777" w:rsidR="00AF625F" w:rsidRPr="00D9785B" w:rsidRDefault="00F76C3B" w:rsidP="00F76C3B">
            <w:pPr>
              <w:spacing w:after="160" w:line="278" w:lineRule="auto"/>
              <w:rPr>
                <w:rFonts w:ascii="Arial" w:hAnsi="Arial" w:cs="Arial"/>
                <w:sz w:val="28"/>
                <w:szCs w:val="28"/>
              </w:rPr>
            </w:pPr>
            <w:r w:rsidRPr="00D9785B">
              <w:rPr>
                <w:rFonts w:ascii="Arial" w:hAnsi="Arial" w:cs="Arial"/>
                <w:sz w:val="28"/>
                <w:szCs w:val="28"/>
              </w:rPr>
              <w:t xml:space="preserve">M1 is identity only. It creates and authenticates an ABHA. It moves no health records. </w:t>
            </w:r>
          </w:p>
          <w:p w14:paraId="64D93AFF" w14:textId="77777777" w:rsidR="00AF625F" w:rsidRPr="00D9785B" w:rsidRDefault="00F76C3B" w:rsidP="00F76C3B">
            <w:pPr>
              <w:spacing w:after="160" w:line="278" w:lineRule="auto"/>
              <w:rPr>
                <w:rFonts w:ascii="Arial" w:hAnsi="Arial" w:cs="Arial"/>
                <w:sz w:val="28"/>
                <w:szCs w:val="28"/>
              </w:rPr>
            </w:pPr>
            <w:r w:rsidRPr="00D9785B">
              <w:rPr>
                <w:rFonts w:ascii="Arial" w:hAnsi="Arial" w:cs="Arial"/>
                <w:sz w:val="28"/>
                <w:szCs w:val="28"/>
              </w:rPr>
              <w:t xml:space="preserve">Nothing runs until the gateway session call returns an access token. </w:t>
            </w:r>
          </w:p>
          <w:p w14:paraId="69D0616C" w14:textId="77777777" w:rsidR="00AF625F" w:rsidRPr="00D9785B" w:rsidRDefault="00F76C3B" w:rsidP="00F76C3B">
            <w:pPr>
              <w:spacing w:after="160" w:line="278" w:lineRule="auto"/>
              <w:rPr>
                <w:rFonts w:ascii="Arial" w:hAnsi="Arial" w:cs="Arial"/>
                <w:sz w:val="28"/>
                <w:szCs w:val="28"/>
              </w:rPr>
            </w:pPr>
            <w:r w:rsidRPr="00D9785B">
              <w:rPr>
                <w:rFonts w:ascii="Arial" w:hAnsi="Arial" w:cs="Arial"/>
                <w:sz w:val="28"/>
                <w:szCs w:val="28"/>
              </w:rPr>
              <w:t xml:space="preserve">Two tokens exist and are not interchangeable: the gateway token in Authorization, the user token in x-token. NHA's recorded login response gives the user token thirty minutes (expiresIn: 1800) and its refresh token fifteen days (refreshExpiresIn: 1296000). Read both back from the response rather than assuming them, and plan a refresh before the thirty minutes run out. </w:t>
            </w:r>
          </w:p>
          <w:p w14:paraId="125BC35D" w14:textId="7CB93FC5" w:rsidR="00F76C3B" w:rsidRPr="00D9785B" w:rsidRDefault="00F76C3B" w:rsidP="00F76C3B">
            <w:pPr>
              <w:spacing w:after="160" w:line="278" w:lineRule="auto"/>
              <w:rPr>
                <w:rFonts w:ascii="Arial" w:hAnsi="Arial" w:cs="Arial"/>
                <w:sz w:val="28"/>
                <w:szCs w:val="28"/>
              </w:rPr>
            </w:pPr>
            <w:r w:rsidRPr="00D9785B">
              <w:rPr>
                <w:rFonts w:ascii="Arial" w:hAnsi="Arial" w:cs="Arial"/>
                <w:sz w:val="28"/>
                <w:szCs w:val="28"/>
              </w:rPr>
              <w:lastRenderedPageBreak/>
              <w:t>Aadhaar numbers, mobile numbers, OTP values and passwords travel RSA encrypted.</w:t>
            </w:r>
          </w:p>
          <w:p w14:paraId="27900D04" w14:textId="489189AE" w:rsidR="00444DAE" w:rsidRPr="00D9785B" w:rsidRDefault="00444DAE" w:rsidP="006E3384">
            <w:pPr>
              <w:spacing w:after="160" w:line="278" w:lineRule="auto"/>
              <w:rPr>
                <w:rFonts w:ascii="Arial" w:hAnsi="Arial" w:cs="Arial"/>
                <w:sz w:val="28"/>
                <w:szCs w:val="28"/>
              </w:rPr>
            </w:pPr>
          </w:p>
        </w:tc>
        <w:tc>
          <w:tcPr>
            <w:tcW w:w="8424" w:type="dxa"/>
            <w:hideMark/>
          </w:tcPr>
          <w:p w14:paraId="438D442F" w14:textId="77777777" w:rsidR="00C93FCF" w:rsidRPr="00D9785B" w:rsidRDefault="00C93FCF" w:rsidP="00C93FCF">
            <w:pPr>
              <w:rPr>
                <w:rFonts w:ascii="Arial" w:hAnsi="Arial" w:cs="Arial"/>
                <w:sz w:val="28"/>
                <w:szCs w:val="28"/>
              </w:rPr>
            </w:pPr>
            <w:r w:rsidRPr="00D9785B">
              <w:rPr>
                <w:rFonts w:ascii="Arial" w:hAnsi="Arial" w:cs="Arial"/>
                <w:sz w:val="28"/>
                <w:szCs w:val="28"/>
              </w:rPr>
              <w:lastRenderedPageBreak/>
              <w:t>Milestone 1 focuses on ABHA creation, authentication, and profile management functionalities within the ABDM ecosystem. No health information exchange or health record sharing is performed as part of this milestone. ABDM gateway interactions require successful session establishment and the receipt of a valid access token before invoking protected APIs. The framework utilizes distinct gateway and user access tokens, each serving a specific authentication purpose and requiring usage in accordance with the applicable API specifications. Applications should utilize token validity and expiry parameters returned in API responses and implement appropriate token refresh mechanisms to ensure uninterrupted service continuity. Sensitive information, including Aadhaar numbers, mobile numbers, OTPs, and passwords, must be transmitted using RSA encryption in accordance with ABDM security and data protection requirements.</w:t>
            </w:r>
          </w:p>
          <w:p w14:paraId="07BACDB6" w14:textId="77777777" w:rsidR="00444DAE" w:rsidRPr="00D9785B" w:rsidRDefault="00444DAE" w:rsidP="00C93FCF">
            <w:pPr>
              <w:rPr>
                <w:rFonts w:ascii="Arial" w:hAnsi="Arial" w:cs="Arial"/>
                <w:sz w:val="28"/>
                <w:szCs w:val="28"/>
              </w:rPr>
            </w:pPr>
          </w:p>
        </w:tc>
      </w:tr>
    </w:tbl>
    <w:p w14:paraId="3429BC42" w14:textId="77777777" w:rsidR="00B60182" w:rsidRPr="00D9785B" w:rsidRDefault="00B60182" w:rsidP="00A768C3">
      <w:pPr>
        <w:rPr>
          <w:rFonts w:ascii="Arial" w:hAnsi="Arial" w:cs="Arial"/>
          <w:sz w:val="28"/>
          <w:szCs w:val="28"/>
        </w:rPr>
      </w:pPr>
    </w:p>
    <w:p w14:paraId="60E8F34B" w14:textId="77777777" w:rsidR="00D12009" w:rsidRPr="00D9785B" w:rsidRDefault="00D12009" w:rsidP="00A768C3">
      <w:pPr>
        <w:rPr>
          <w:rFonts w:ascii="Arial" w:hAnsi="Arial" w:cs="Arial"/>
          <w:sz w:val="28"/>
          <w:szCs w:val="28"/>
        </w:rPr>
      </w:pPr>
    </w:p>
    <w:p w14:paraId="48958A4B" w14:textId="77777777" w:rsidR="00C347AF" w:rsidRPr="00D9785B" w:rsidRDefault="00C347AF" w:rsidP="00A768C3">
      <w:pPr>
        <w:rPr>
          <w:rFonts w:ascii="Arial" w:hAnsi="Arial" w:cs="Arial"/>
          <w:sz w:val="28"/>
          <w:szCs w:val="28"/>
        </w:rPr>
      </w:pPr>
    </w:p>
    <w:tbl>
      <w:tblPr>
        <w:tblStyle w:val="TableGrid"/>
        <w:tblW w:w="0" w:type="auto"/>
        <w:tblLook w:val="04A0" w:firstRow="1" w:lastRow="0" w:firstColumn="1" w:lastColumn="0" w:noHBand="0" w:noVBand="1"/>
      </w:tblPr>
      <w:tblGrid>
        <w:gridCol w:w="3114"/>
        <w:gridCol w:w="10834"/>
      </w:tblGrid>
      <w:tr w:rsidR="0099651C" w:rsidRPr="00D9785B" w14:paraId="4ED12599" w14:textId="77777777" w:rsidTr="006E3384">
        <w:tc>
          <w:tcPr>
            <w:tcW w:w="0" w:type="auto"/>
            <w:gridSpan w:val="2"/>
          </w:tcPr>
          <w:p w14:paraId="014E8765" w14:textId="732826F0" w:rsidR="0099651C" w:rsidRPr="00D9785B" w:rsidRDefault="0099651C" w:rsidP="006E3384">
            <w:pPr>
              <w:rPr>
                <w:rFonts w:ascii="Arial" w:hAnsi="Arial" w:cs="Arial"/>
                <w:sz w:val="28"/>
                <w:szCs w:val="28"/>
              </w:rPr>
            </w:pPr>
            <w:r w:rsidRPr="00D9785B">
              <w:rPr>
                <w:rFonts w:ascii="Arial" w:hAnsi="Arial" w:cs="Arial"/>
                <w:sz w:val="28"/>
                <w:szCs w:val="28"/>
              </w:rPr>
              <w:t xml:space="preserve">URL: </w:t>
            </w:r>
            <w:hyperlink r:id="rId7" w:history="1">
              <w:r w:rsidRPr="00D9785B">
                <w:rPr>
                  <w:rStyle w:val="Hyperlink"/>
                  <w:rFonts w:ascii="Arial" w:hAnsi="Arial" w:cs="Arial"/>
                  <w:sz w:val="28"/>
                  <w:szCs w:val="28"/>
                </w:rPr>
                <w:t>https://abdm-docs.dev.eka.care/docs/hiecm/v3/milestones/m1</w:t>
              </w:r>
            </w:hyperlink>
          </w:p>
          <w:p w14:paraId="3CACDE18" w14:textId="77777777" w:rsidR="0099651C" w:rsidRPr="00D9785B" w:rsidRDefault="0099651C" w:rsidP="006E3384">
            <w:pPr>
              <w:rPr>
                <w:rFonts w:ascii="Arial" w:hAnsi="Arial" w:cs="Arial"/>
                <w:sz w:val="28"/>
                <w:szCs w:val="28"/>
              </w:rPr>
            </w:pPr>
          </w:p>
        </w:tc>
      </w:tr>
      <w:tr w:rsidR="0099651C" w:rsidRPr="00D9785B" w14:paraId="53433AF2" w14:textId="77777777" w:rsidTr="001C48D3">
        <w:tc>
          <w:tcPr>
            <w:tcW w:w="3114" w:type="dxa"/>
            <w:hideMark/>
          </w:tcPr>
          <w:p w14:paraId="489C2C95" w14:textId="77777777" w:rsidR="0099651C" w:rsidRPr="00D9785B" w:rsidRDefault="0099651C" w:rsidP="006E3384">
            <w:pPr>
              <w:spacing w:after="160" w:line="278" w:lineRule="auto"/>
              <w:rPr>
                <w:rFonts w:ascii="Arial" w:hAnsi="Arial" w:cs="Arial"/>
                <w:sz w:val="28"/>
                <w:szCs w:val="28"/>
              </w:rPr>
            </w:pPr>
            <w:r w:rsidRPr="00D9785B">
              <w:rPr>
                <w:rFonts w:ascii="Arial" w:hAnsi="Arial" w:cs="Arial"/>
                <w:sz w:val="28"/>
                <w:szCs w:val="28"/>
              </w:rPr>
              <w:t>Existing Content</w:t>
            </w:r>
          </w:p>
        </w:tc>
        <w:tc>
          <w:tcPr>
            <w:tcW w:w="10834" w:type="dxa"/>
            <w:hideMark/>
          </w:tcPr>
          <w:p w14:paraId="2A672D57" w14:textId="57A3E2CD" w:rsidR="0099651C" w:rsidRPr="00D9785B" w:rsidRDefault="00F00CE8" w:rsidP="006E3384">
            <w:pPr>
              <w:spacing w:after="160" w:line="278" w:lineRule="auto"/>
              <w:rPr>
                <w:rFonts w:ascii="Arial" w:hAnsi="Arial" w:cs="Arial"/>
                <w:sz w:val="28"/>
                <w:szCs w:val="28"/>
              </w:rPr>
            </w:pPr>
            <w:r w:rsidRPr="00D9785B">
              <w:rPr>
                <w:rFonts w:ascii="Arial" w:hAnsi="Arial" w:cs="Arial"/>
                <w:sz w:val="28"/>
                <w:szCs w:val="28"/>
              </w:rPr>
              <w:t>Revision</w:t>
            </w:r>
          </w:p>
        </w:tc>
      </w:tr>
      <w:tr w:rsidR="0099651C" w:rsidRPr="00D9785B" w14:paraId="65B635C5" w14:textId="77777777" w:rsidTr="001C48D3">
        <w:tc>
          <w:tcPr>
            <w:tcW w:w="3114" w:type="dxa"/>
            <w:hideMark/>
          </w:tcPr>
          <w:p w14:paraId="553935AC" w14:textId="72F7CC25" w:rsidR="0099651C" w:rsidRPr="00D9785B" w:rsidRDefault="00E14CD1" w:rsidP="006E3384">
            <w:pPr>
              <w:spacing w:after="160" w:line="278" w:lineRule="auto"/>
              <w:rPr>
                <w:rFonts w:ascii="Arial" w:hAnsi="Arial" w:cs="Arial"/>
                <w:sz w:val="28"/>
                <w:szCs w:val="28"/>
              </w:rPr>
            </w:pPr>
            <w:r w:rsidRPr="00D9785B">
              <w:rPr>
                <w:rFonts w:ascii="Arial" w:hAnsi="Arial" w:cs="Arial"/>
                <w:sz w:val="28"/>
                <w:szCs w:val="28"/>
              </w:rPr>
              <w:t>What M1 gives you</w:t>
            </w:r>
          </w:p>
        </w:tc>
        <w:tc>
          <w:tcPr>
            <w:tcW w:w="10834" w:type="dxa"/>
            <w:hideMark/>
          </w:tcPr>
          <w:p w14:paraId="0ECCE692" w14:textId="1F69C135" w:rsidR="0099651C" w:rsidRPr="00D9785B" w:rsidRDefault="00E14CD1" w:rsidP="006E3384">
            <w:pPr>
              <w:spacing w:after="160" w:line="278" w:lineRule="auto"/>
              <w:rPr>
                <w:rFonts w:ascii="Arial" w:hAnsi="Arial" w:cs="Arial"/>
                <w:sz w:val="28"/>
                <w:szCs w:val="28"/>
              </w:rPr>
            </w:pPr>
            <w:r w:rsidRPr="00D9785B">
              <w:rPr>
                <w:rFonts w:ascii="Arial" w:hAnsi="Arial" w:cs="Arial"/>
                <w:sz w:val="28"/>
                <w:szCs w:val="28"/>
              </w:rPr>
              <w:t>Capabilities Enabled Under Milestone 1 (M1)</w:t>
            </w:r>
          </w:p>
        </w:tc>
      </w:tr>
    </w:tbl>
    <w:p w14:paraId="6600FE3B" w14:textId="77777777" w:rsidR="00D12009" w:rsidRPr="00D9785B" w:rsidRDefault="00D12009" w:rsidP="00A768C3">
      <w:pPr>
        <w:rPr>
          <w:rFonts w:ascii="Arial" w:hAnsi="Arial" w:cs="Arial"/>
          <w:sz w:val="28"/>
          <w:szCs w:val="28"/>
        </w:rPr>
      </w:pPr>
    </w:p>
    <w:tbl>
      <w:tblPr>
        <w:tblStyle w:val="TableGrid"/>
        <w:tblW w:w="0" w:type="auto"/>
        <w:tblLook w:val="04A0" w:firstRow="1" w:lastRow="0" w:firstColumn="1" w:lastColumn="0" w:noHBand="0" w:noVBand="1"/>
      </w:tblPr>
      <w:tblGrid>
        <w:gridCol w:w="2263"/>
        <w:gridCol w:w="4820"/>
        <w:gridCol w:w="6865"/>
      </w:tblGrid>
      <w:tr w:rsidR="0098616B" w:rsidRPr="00D9785B" w14:paraId="0905F7B3" w14:textId="77777777" w:rsidTr="001C48D3">
        <w:tc>
          <w:tcPr>
            <w:tcW w:w="2263" w:type="dxa"/>
            <w:hideMark/>
          </w:tcPr>
          <w:p w14:paraId="341A1DDF"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Capability</w:t>
            </w:r>
          </w:p>
        </w:tc>
        <w:tc>
          <w:tcPr>
            <w:tcW w:w="4820" w:type="dxa"/>
            <w:hideMark/>
          </w:tcPr>
          <w:p w14:paraId="68F8BEA3"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Existing Content</w:t>
            </w:r>
          </w:p>
        </w:tc>
        <w:tc>
          <w:tcPr>
            <w:tcW w:w="6865" w:type="dxa"/>
            <w:hideMark/>
          </w:tcPr>
          <w:p w14:paraId="56F8273B" w14:textId="5C1116E4" w:rsidR="0098616B" w:rsidRPr="00D9785B" w:rsidRDefault="00F00CE8" w:rsidP="0098616B">
            <w:pPr>
              <w:spacing w:after="160" w:line="278" w:lineRule="auto"/>
              <w:rPr>
                <w:rFonts w:ascii="Arial" w:hAnsi="Arial" w:cs="Arial"/>
                <w:sz w:val="28"/>
                <w:szCs w:val="28"/>
              </w:rPr>
            </w:pPr>
            <w:r w:rsidRPr="00D9785B">
              <w:rPr>
                <w:rFonts w:ascii="Arial" w:hAnsi="Arial" w:cs="Arial"/>
                <w:sz w:val="28"/>
                <w:szCs w:val="28"/>
              </w:rPr>
              <w:t>Revision</w:t>
            </w:r>
          </w:p>
        </w:tc>
      </w:tr>
      <w:tr w:rsidR="0098616B" w:rsidRPr="00D9785B" w14:paraId="0553F192" w14:textId="77777777" w:rsidTr="001C48D3">
        <w:tc>
          <w:tcPr>
            <w:tcW w:w="2263" w:type="dxa"/>
            <w:hideMark/>
          </w:tcPr>
          <w:p w14:paraId="44FC4BC5"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Session and tokens</w:t>
            </w:r>
          </w:p>
        </w:tc>
        <w:tc>
          <w:tcPr>
            <w:tcW w:w="4820" w:type="dxa"/>
            <w:hideMark/>
          </w:tcPr>
          <w:p w14:paraId="1DF391D2"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Get an access token, refresh it, fetch the public certificate</w:t>
            </w:r>
          </w:p>
        </w:tc>
        <w:tc>
          <w:tcPr>
            <w:tcW w:w="6865" w:type="dxa"/>
            <w:hideMark/>
          </w:tcPr>
          <w:p w14:paraId="0F7136E7"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Establish gateway sessions, manage access and refresh tokens, and retrieve public key certificates required for secure ABDM interactions.</w:t>
            </w:r>
          </w:p>
        </w:tc>
      </w:tr>
      <w:tr w:rsidR="0098616B" w:rsidRPr="00D9785B" w14:paraId="01418518" w14:textId="77777777" w:rsidTr="001C48D3">
        <w:tc>
          <w:tcPr>
            <w:tcW w:w="2263" w:type="dxa"/>
            <w:hideMark/>
          </w:tcPr>
          <w:p w14:paraId="0067239E"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ABHA creation</w:t>
            </w:r>
          </w:p>
        </w:tc>
        <w:tc>
          <w:tcPr>
            <w:tcW w:w="4820" w:type="dxa"/>
            <w:hideMark/>
          </w:tcPr>
          <w:p w14:paraId="0FCE1302"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Verify the person against Aadhaar, attach a mobile number and an ABHA address</w:t>
            </w:r>
          </w:p>
        </w:tc>
        <w:tc>
          <w:tcPr>
            <w:tcW w:w="6865" w:type="dxa"/>
            <w:hideMark/>
          </w:tcPr>
          <w:p w14:paraId="1684D73A" w14:textId="6CEA2980" w:rsidR="0098616B" w:rsidRPr="00D9785B" w:rsidRDefault="001C48D3" w:rsidP="0098616B">
            <w:pPr>
              <w:spacing w:after="160" w:line="278" w:lineRule="auto"/>
              <w:rPr>
                <w:rFonts w:ascii="Arial" w:hAnsi="Arial" w:cs="Arial"/>
                <w:sz w:val="28"/>
                <w:szCs w:val="28"/>
              </w:rPr>
            </w:pPr>
            <w:r w:rsidRPr="00D9785B">
              <w:rPr>
                <w:rFonts w:ascii="Arial" w:hAnsi="Arial" w:cs="Arial"/>
                <w:sz w:val="28"/>
                <w:szCs w:val="28"/>
              </w:rPr>
              <w:t>Support creation of ABHA and associated identifiers in accordance with ABDM onboarding and verification workflows.</w:t>
            </w:r>
          </w:p>
        </w:tc>
      </w:tr>
      <w:tr w:rsidR="0098616B" w:rsidRPr="00D9785B" w14:paraId="337959D5" w14:textId="77777777" w:rsidTr="001C48D3">
        <w:tc>
          <w:tcPr>
            <w:tcW w:w="2263" w:type="dxa"/>
            <w:hideMark/>
          </w:tcPr>
          <w:p w14:paraId="499BA5F6"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lastRenderedPageBreak/>
              <w:t>ABHA login</w:t>
            </w:r>
          </w:p>
        </w:tc>
        <w:tc>
          <w:tcPr>
            <w:tcW w:w="4820" w:type="dxa"/>
            <w:hideMark/>
          </w:tcPr>
          <w:p w14:paraId="733AA9B4"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Sign in a holder by mobile number, Aadhaar number, ABHA number or ABHA address</w:t>
            </w:r>
          </w:p>
        </w:tc>
        <w:tc>
          <w:tcPr>
            <w:tcW w:w="6865" w:type="dxa"/>
            <w:hideMark/>
          </w:tcPr>
          <w:p w14:paraId="44D4D197"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Authenticate an ABHA holder using approved identifiers and authentication mechanisms, including mobile number, ABHA number, or ABHA address, as applicable.</w:t>
            </w:r>
          </w:p>
        </w:tc>
      </w:tr>
      <w:tr w:rsidR="0098616B" w:rsidRPr="00D9785B" w14:paraId="07FD531B" w14:textId="77777777" w:rsidTr="001C48D3">
        <w:tc>
          <w:tcPr>
            <w:tcW w:w="2263" w:type="dxa"/>
            <w:hideMark/>
          </w:tcPr>
          <w:p w14:paraId="51782143"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Profile management</w:t>
            </w:r>
          </w:p>
        </w:tc>
        <w:tc>
          <w:tcPr>
            <w:tcW w:w="4820" w:type="dxa"/>
            <w:hideMark/>
          </w:tcPr>
          <w:p w14:paraId="08A0DBDD"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Read the profile, show the ABHA card and QR code, change the mobile number, redo KYC</w:t>
            </w:r>
          </w:p>
        </w:tc>
        <w:tc>
          <w:tcPr>
            <w:tcW w:w="6865" w:type="dxa"/>
            <w:hideMark/>
          </w:tcPr>
          <w:p w14:paraId="342EF1C1"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Retrieve and manage ABHA profile information, display ABHA credentials and QR codes, update eligible profile attributes, and support re-verification workflows where applicable.</w:t>
            </w:r>
          </w:p>
        </w:tc>
      </w:tr>
      <w:tr w:rsidR="0098616B" w:rsidRPr="00D9785B" w14:paraId="327176B6" w14:textId="77777777" w:rsidTr="001C48D3">
        <w:tc>
          <w:tcPr>
            <w:tcW w:w="2263" w:type="dxa"/>
            <w:hideMark/>
          </w:tcPr>
          <w:p w14:paraId="1C69EC0E"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Scan and share</w:t>
            </w:r>
          </w:p>
        </w:tc>
        <w:tc>
          <w:tcPr>
            <w:tcW w:w="4820" w:type="dxa"/>
            <w:hideMark/>
          </w:tcPr>
          <w:p w14:paraId="2691A63C"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Register a patient who scanned your counter QR code, and hand them a queue token</w:t>
            </w:r>
          </w:p>
        </w:tc>
        <w:tc>
          <w:tcPr>
            <w:tcW w:w="6865" w:type="dxa"/>
            <w:hideMark/>
          </w:tcPr>
          <w:p w14:paraId="5846E2A3" w14:textId="77777777" w:rsidR="0098616B" w:rsidRPr="00D9785B" w:rsidRDefault="0098616B" w:rsidP="0098616B">
            <w:pPr>
              <w:spacing w:after="160" w:line="278" w:lineRule="auto"/>
              <w:rPr>
                <w:rFonts w:ascii="Arial" w:hAnsi="Arial" w:cs="Arial"/>
                <w:sz w:val="28"/>
                <w:szCs w:val="28"/>
              </w:rPr>
            </w:pPr>
            <w:r w:rsidRPr="00D9785B">
              <w:rPr>
                <w:rFonts w:ascii="Arial" w:hAnsi="Arial" w:cs="Arial"/>
                <w:sz w:val="28"/>
                <w:szCs w:val="28"/>
              </w:rPr>
              <w:t>Support patient registration through QR-based workflows and generate service or queue identifiers in accordance with organization-specific processes.</w:t>
            </w:r>
          </w:p>
        </w:tc>
      </w:tr>
    </w:tbl>
    <w:p w14:paraId="7980A497" w14:textId="77777777" w:rsidR="0098616B" w:rsidRPr="00D9785B" w:rsidRDefault="0098616B" w:rsidP="00A768C3">
      <w:pPr>
        <w:rPr>
          <w:rFonts w:ascii="Arial" w:hAnsi="Arial" w:cs="Arial"/>
          <w:sz w:val="28"/>
          <w:szCs w:val="28"/>
        </w:rPr>
      </w:pPr>
    </w:p>
    <w:p w14:paraId="26660FCC" w14:textId="059171A4" w:rsidR="00981EDA" w:rsidRPr="00D9785B" w:rsidRDefault="00981EDA" w:rsidP="00A768C3">
      <w:pPr>
        <w:rPr>
          <w:rFonts w:ascii="Arial" w:hAnsi="Arial" w:cs="Arial"/>
          <w:sz w:val="28"/>
          <w:szCs w:val="28"/>
        </w:rPr>
      </w:pPr>
      <w:r w:rsidRPr="00D9785B">
        <w:rPr>
          <w:rFonts w:ascii="Arial" w:hAnsi="Arial" w:cs="Arial"/>
          <w:sz w:val="28"/>
          <w:szCs w:val="28"/>
        </w:rPr>
        <w:t xml:space="preserve">M1 moves no health records. </w:t>
      </w:r>
      <w:hyperlink r:id="rId8" w:history="1">
        <w:r w:rsidRPr="00D9785B">
          <w:rPr>
            <w:rStyle w:val="Hyperlink"/>
            <w:rFonts w:ascii="Arial" w:hAnsi="Arial" w:cs="Arial"/>
            <w:b/>
            <w:bCs/>
            <w:sz w:val="28"/>
            <w:szCs w:val="28"/>
          </w:rPr>
          <w:t>M2 Attach</w:t>
        </w:r>
      </w:hyperlink>
      <w:r w:rsidRPr="00D9785B">
        <w:rPr>
          <w:rFonts w:ascii="Arial" w:hAnsi="Arial" w:cs="Arial"/>
          <w:sz w:val="28"/>
          <w:szCs w:val="28"/>
        </w:rPr>
        <w:t xml:space="preserve"> links them. </w:t>
      </w:r>
      <w:hyperlink r:id="rId9" w:history="1">
        <w:r w:rsidRPr="00D9785B">
          <w:rPr>
            <w:rStyle w:val="Hyperlink"/>
            <w:rFonts w:ascii="Arial" w:hAnsi="Arial" w:cs="Arial"/>
            <w:b/>
            <w:bCs/>
            <w:sz w:val="28"/>
            <w:szCs w:val="28"/>
          </w:rPr>
          <w:t>M3 Retrieve</w:t>
        </w:r>
      </w:hyperlink>
      <w:r w:rsidRPr="00D9785B">
        <w:rPr>
          <w:rFonts w:ascii="Arial" w:hAnsi="Arial" w:cs="Arial"/>
          <w:sz w:val="28"/>
          <w:szCs w:val="28"/>
        </w:rPr>
        <w:t xml:space="preserve"> fetches them with consent (To be removed)</w:t>
      </w:r>
    </w:p>
    <w:p w14:paraId="08AB3497" w14:textId="6F1D1A49" w:rsidR="00726CC2" w:rsidRPr="00D9785B" w:rsidRDefault="00726CC2" w:rsidP="00726CC2">
      <w:pPr>
        <w:rPr>
          <w:rFonts w:ascii="Arial" w:hAnsi="Arial" w:cs="Arial"/>
          <w:sz w:val="28"/>
          <w:szCs w:val="28"/>
        </w:rPr>
      </w:pPr>
      <w:r w:rsidRPr="00D9785B">
        <w:rPr>
          <w:rFonts w:ascii="Arial" w:hAnsi="Arial" w:cs="Arial"/>
          <w:sz w:val="28"/>
          <w:szCs w:val="28"/>
        </w:rPr>
        <w:t>Who needs it (To be removed)</w:t>
      </w:r>
    </w:p>
    <w:p w14:paraId="2B0D3423" w14:textId="7F5FD728" w:rsidR="00726CC2" w:rsidRPr="00D9785B" w:rsidRDefault="00726CC2" w:rsidP="00726CC2">
      <w:pPr>
        <w:rPr>
          <w:rFonts w:ascii="Arial" w:hAnsi="Arial" w:cs="Arial"/>
          <w:sz w:val="28"/>
          <w:szCs w:val="28"/>
        </w:rPr>
      </w:pPr>
      <w:r w:rsidRPr="00D9785B">
        <w:rPr>
          <w:rFonts w:ascii="Arial" w:hAnsi="Arial" w:cs="Arial"/>
          <w:sz w:val="28"/>
          <w:szCs w:val="28"/>
        </w:rPr>
        <w:t xml:space="preserve">Everyone. A facility publishing as the </w:t>
      </w:r>
      <w:hyperlink r:id="rId10" w:anchor="hip" w:history="1">
        <w:r w:rsidRPr="00D9785B">
          <w:rPr>
            <w:rStyle w:val="Hyperlink"/>
            <w:rFonts w:ascii="Arial" w:hAnsi="Arial" w:cs="Arial"/>
            <w:b/>
            <w:bCs/>
            <w:sz w:val="28"/>
            <w:szCs w:val="28"/>
          </w:rPr>
          <w:t>HIP</w:t>
        </w:r>
      </w:hyperlink>
      <w:r w:rsidRPr="00D9785B">
        <w:rPr>
          <w:rFonts w:ascii="Arial" w:hAnsi="Arial" w:cs="Arial"/>
          <w:sz w:val="28"/>
          <w:szCs w:val="28"/>
        </w:rPr>
        <w:t xml:space="preserve">, an organisation fetching as the </w:t>
      </w:r>
      <w:hyperlink r:id="rId11" w:anchor="hiu" w:history="1">
        <w:r w:rsidRPr="00D9785B">
          <w:rPr>
            <w:rStyle w:val="Hyperlink"/>
            <w:rFonts w:ascii="Arial" w:hAnsi="Arial" w:cs="Arial"/>
            <w:b/>
            <w:bCs/>
            <w:sz w:val="28"/>
            <w:szCs w:val="28"/>
          </w:rPr>
          <w:t>HIU</w:t>
        </w:r>
      </w:hyperlink>
      <w:r w:rsidRPr="00D9785B">
        <w:rPr>
          <w:rFonts w:ascii="Arial" w:hAnsi="Arial" w:cs="Arial"/>
          <w:sz w:val="28"/>
          <w:szCs w:val="28"/>
        </w:rPr>
        <w:t xml:space="preserve">, and a citizen using a </w:t>
      </w:r>
      <w:hyperlink r:id="rId12" w:anchor="phr" w:history="1">
        <w:r w:rsidRPr="00D9785B">
          <w:rPr>
            <w:rStyle w:val="Hyperlink"/>
            <w:rFonts w:ascii="Arial" w:hAnsi="Arial" w:cs="Arial"/>
            <w:b/>
            <w:bCs/>
            <w:sz w:val="28"/>
            <w:szCs w:val="28"/>
          </w:rPr>
          <w:t>PHR</w:t>
        </w:r>
      </w:hyperlink>
      <w:r w:rsidRPr="00D9785B">
        <w:rPr>
          <w:rFonts w:ascii="Arial" w:hAnsi="Arial" w:cs="Arial"/>
          <w:sz w:val="28"/>
          <w:szCs w:val="28"/>
        </w:rPr>
        <w:t xml:space="preserve"> app all hold the session token M1 issues and key their work to an ABHA address. (To be removed)</w:t>
      </w:r>
    </w:p>
    <w:p w14:paraId="1BD77AF6" w14:textId="340BE98B" w:rsidR="00726CC2" w:rsidRPr="00D9785B" w:rsidRDefault="002B5427" w:rsidP="00726CC2">
      <w:pPr>
        <w:rPr>
          <w:rFonts w:ascii="Arial" w:hAnsi="Arial" w:cs="Arial"/>
          <w:sz w:val="28"/>
          <w:szCs w:val="28"/>
        </w:rPr>
      </w:pPr>
      <w:r w:rsidRPr="00D9785B">
        <w:rPr>
          <w:rFonts w:ascii="Arial" w:hAnsi="Arial" w:cs="Arial"/>
          <w:sz w:val="28"/>
          <w:szCs w:val="28"/>
          <w:highlight w:val="yellow"/>
        </w:rPr>
        <w:t>Aadhaar is not an ABDM building block. The ABHA service calls it for you. (To be removed)</w:t>
      </w:r>
    </w:p>
    <w:p w14:paraId="478C1D18" w14:textId="693783BB" w:rsidR="00D4685A" w:rsidRPr="00D9785B" w:rsidRDefault="00D4685A" w:rsidP="00D4685A">
      <w:pPr>
        <w:rPr>
          <w:rFonts w:ascii="Arial" w:hAnsi="Arial" w:cs="Arial"/>
          <w:sz w:val="28"/>
          <w:szCs w:val="28"/>
          <w:highlight w:val="yellow"/>
        </w:rPr>
      </w:pPr>
      <w:r w:rsidRPr="00D9785B">
        <w:rPr>
          <w:rFonts w:ascii="Arial" w:hAnsi="Arial" w:cs="Arial"/>
          <w:sz w:val="28"/>
          <w:szCs w:val="28"/>
          <w:highlight w:val="yellow"/>
        </w:rPr>
        <w:t>Before you start</w:t>
      </w:r>
      <w:ins w:id="0" w:author="Microsoft Word" w:date="2026-09-15T12:07:00Z" w16du:dateUtc="2026-09-15T06:37:00Z">
        <w:r w:rsidR="00FE63F7" w:rsidRPr="00D9785B">
          <w:rPr>
            <w:rFonts w:ascii="Arial" w:hAnsi="Arial" w:cs="Arial"/>
            <w:sz w:val="28"/>
            <w:szCs w:val="28"/>
            <w:highlight w:val="yellow"/>
          </w:rPr>
          <w:t xml:space="preserve">: </w:t>
        </w:r>
      </w:ins>
    </w:p>
    <w:p w14:paraId="65450333" w14:textId="77777777" w:rsidR="00D4685A" w:rsidRPr="00D9785B" w:rsidRDefault="00D4685A" w:rsidP="00D4685A">
      <w:pPr>
        <w:numPr>
          <w:ilvl w:val="0"/>
          <w:numId w:val="1"/>
        </w:numPr>
        <w:rPr>
          <w:rFonts w:ascii="Arial" w:hAnsi="Arial" w:cs="Arial"/>
          <w:sz w:val="28"/>
          <w:szCs w:val="28"/>
          <w:highlight w:val="yellow"/>
        </w:rPr>
      </w:pPr>
      <w:r w:rsidRPr="00D9785B">
        <w:rPr>
          <w:rFonts w:ascii="Arial" w:hAnsi="Arial" w:cs="Arial"/>
          <w:b/>
          <w:bCs/>
          <w:sz w:val="28"/>
          <w:szCs w:val="28"/>
          <w:highlight w:val="yellow"/>
        </w:rPr>
        <w:t>Sandbox credentials.</w:t>
      </w:r>
      <w:r w:rsidRPr="00D9785B">
        <w:rPr>
          <w:rFonts w:ascii="Arial" w:hAnsi="Arial" w:cs="Arial"/>
          <w:sz w:val="28"/>
          <w:szCs w:val="28"/>
          <w:highlight w:val="yellow"/>
        </w:rPr>
        <w:t xml:space="preserve"> A client ID and secret from </w:t>
      </w:r>
      <w:hyperlink r:id="rId13" w:history="1">
        <w:r w:rsidRPr="00D9785B">
          <w:rPr>
            <w:rStyle w:val="Hyperlink"/>
            <w:rFonts w:ascii="Arial" w:hAnsi="Arial" w:cs="Arial"/>
            <w:b/>
            <w:bCs/>
            <w:sz w:val="28"/>
            <w:szCs w:val="28"/>
            <w:highlight w:val="yellow"/>
          </w:rPr>
          <w:t>Get started</w:t>
        </w:r>
      </w:hyperlink>
      <w:r w:rsidRPr="00D9785B">
        <w:rPr>
          <w:rFonts w:ascii="Arial" w:hAnsi="Arial" w:cs="Arial"/>
          <w:sz w:val="28"/>
          <w:szCs w:val="28"/>
          <w:highlight w:val="yellow"/>
        </w:rPr>
        <w:t>.</w:t>
      </w:r>
    </w:p>
    <w:p w14:paraId="2398A16F" w14:textId="77777777" w:rsidR="00D4685A" w:rsidRPr="00D9785B" w:rsidRDefault="00D4685A" w:rsidP="00D4685A">
      <w:pPr>
        <w:numPr>
          <w:ilvl w:val="0"/>
          <w:numId w:val="1"/>
        </w:numPr>
        <w:rPr>
          <w:rFonts w:ascii="Arial" w:hAnsi="Arial" w:cs="Arial"/>
          <w:sz w:val="28"/>
          <w:szCs w:val="28"/>
          <w:highlight w:val="yellow"/>
        </w:rPr>
      </w:pPr>
      <w:r w:rsidRPr="00D9785B">
        <w:rPr>
          <w:rFonts w:ascii="Arial" w:hAnsi="Arial" w:cs="Arial"/>
          <w:b/>
          <w:bCs/>
          <w:sz w:val="28"/>
          <w:szCs w:val="28"/>
          <w:highlight w:val="yellow"/>
        </w:rPr>
        <w:lastRenderedPageBreak/>
        <w:t>An access token.</w:t>
      </w:r>
      <w:r w:rsidRPr="00D9785B">
        <w:rPr>
          <w:rFonts w:ascii="Arial" w:hAnsi="Arial" w:cs="Arial"/>
          <w:sz w:val="28"/>
          <w:szCs w:val="28"/>
          <w:highlight w:val="yellow"/>
        </w:rPr>
        <w:t xml:space="preserve"> From the session API, carried on every M1 call.</w:t>
      </w:r>
    </w:p>
    <w:p w14:paraId="3175D400" w14:textId="77777777" w:rsidR="00D4685A" w:rsidRPr="00D9785B" w:rsidRDefault="00D4685A" w:rsidP="00D4685A">
      <w:pPr>
        <w:numPr>
          <w:ilvl w:val="0"/>
          <w:numId w:val="1"/>
        </w:numPr>
        <w:rPr>
          <w:rFonts w:ascii="Arial" w:hAnsi="Arial" w:cs="Arial"/>
          <w:sz w:val="28"/>
          <w:szCs w:val="28"/>
          <w:highlight w:val="yellow"/>
        </w:rPr>
      </w:pPr>
      <w:r w:rsidRPr="00D9785B">
        <w:rPr>
          <w:rFonts w:ascii="Arial" w:hAnsi="Arial" w:cs="Arial"/>
          <w:b/>
          <w:bCs/>
          <w:sz w:val="28"/>
          <w:szCs w:val="28"/>
          <w:highlight w:val="yellow"/>
        </w:rPr>
        <w:t>The public certificate.</w:t>
      </w:r>
      <w:r w:rsidRPr="00D9785B">
        <w:rPr>
          <w:rFonts w:ascii="Arial" w:hAnsi="Arial" w:cs="Arial"/>
          <w:sz w:val="28"/>
          <w:szCs w:val="28"/>
          <w:highlight w:val="yellow"/>
        </w:rPr>
        <w:t xml:space="preserve"> The Aadhaar number, the OTP and the mobile number travel encrypted, so fetch the certificate before you encrypt anything.</w:t>
      </w:r>
    </w:p>
    <w:p w14:paraId="61225FED" w14:textId="77777777" w:rsidR="004E0CF8" w:rsidRPr="00D9785B" w:rsidRDefault="004E0CF8" w:rsidP="004E0CF8">
      <w:pPr>
        <w:rPr>
          <w:rFonts w:ascii="Arial" w:hAnsi="Arial" w:cs="Arial"/>
          <w:sz w:val="28"/>
          <w:szCs w:val="28"/>
          <w:highlight w:val="yellow"/>
        </w:rPr>
      </w:pPr>
      <w:r w:rsidRPr="00D9785B">
        <w:rPr>
          <w:rFonts w:ascii="Arial" w:hAnsi="Arial" w:cs="Arial"/>
          <w:sz w:val="28"/>
          <w:szCs w:val="28"/>
          <w:highlight w:val="yellow"/>
        </w:rPr>
        <w:t>What you build, in order</w:t>
      </w:r>
    </w:p>
    <w:p w14:paraId="7EC6FE3B" w14:textId="77777777" w:rsidR="004E0CF8" w:rsidRPr="00D9785B" w:rsidRDefault="004E0CF8" w:rsidP="004E0CF8">
      <w:pPr>
        <w:numPr>
          <w:ilvl w:val="0"/>
          <w:numId w:val="2"/>
        </w:numPr>
        <w:rPr>
          <w:rFonts w:ascii="Arial" w:hAnsi="Arial" w:cs="Arial"/>
          <w:sz w:val="28"/>
          <w:szCs w:val="28"/>
          <w:highlight w:val="yellow"/>
        </w:rPr>
      </w:pPr>
      <w:r w:rsidRPr="00D9785B">
        <w:rPr>
          <w:rFonts w:ascii="Arial" w:hAnsi="Arial" w:cs="Arial"/>
          <w:b/>
          <w:bCs/>
          <w:sz w:val="28"/>
          <w:szCs w:val="28"/>
          <w:highlight w:val="yellow"/>
        </w:rPr>
        <w:t>Session and tokens.</w:t>
      </w:r>
      <w:r w:rsidRPr="00D9785B">
        <w:rPr>
          <w:rFonts w:ascii="Arial" w:hAnsi="Arial" w:cs="Arial"/>
          <w:sz w:val="28"/>
          <w:szCs w:val="28"/>
          <w:highlight w:val="yellow"/>
        </w:rPr>
        <w:t xml:space="preserve"> Mandatory. Nothing else in M1 runs until this works.</w:t>
      </w:r>
    </w:p>
    <w:p w14:paraId="3314164B" w14:textId="77777777" w:rsidR="004E0CF8" w:rsidRPr="00D9785B" w:rsidRDefault="004E0CF8" w:rsidP="004E0CF8">
      <w:pPr>
        <w:numPr>
          <w:ilvl w:val="0"/>
          <w:numId w:val="2"/>
        </w:numPr>
        <w:rPr>
          <w:rFonts w:ascii="Arial" w:hAnsi="Arial" w:cs="Arial"/>
          <w:sz w:val="28"/>
          <w:szCs w:val="28"/>
          <w:highlight w:val="yellow"/>
        </w:rPr>
      </w:pPr>
      <w:r w:rsidRPr="00D9785B">
        <w:rPr>
          <w:rFonts w:ascii="Arial" w:hAnsi="Arial" w:cs="Arial"/>
          <w:b/>
          <w:bCs/>
          <w:sz w:val="28"/>
          <w:szCs w:val="28"/>
          <w:highlight w:val="yellow"/>
        </w:rPr>
        <w:t>ABHA creation by Aadhaar OTP.</w:t>
      </w:r>
      <w:r w:rsidRPr="00D9785B">
        <w:rPr>
          <w:rFonts w:ascii="Arial" w:hAnsi="Arial" w:cs="Arial"/>
          <w:sz w:val="28"/>
          <w:szCs w:val="28"/>
          <w:highlight w:val="yellow"/>
        </w:rPr>
        <w:t xml:space="preserve"> Mandatory.</w:t>
      </w:r>
    </w:p>
    <w:p w14:paraId="24A814A3" w14:textId="77777777" w:rsidR="004E0CF8" w:rsidRPr="00D9785B" w:rsidRDefault="004E0CF8" w:rsidP="004E0CF8">
      <w:pPr>
        <w:numPr>
          <w:ilvl w:val="0"/>
          <w:numId w:val="2"/>
        </w:numPr>
        <w:rPr>
          <w:rFonts w:ascii="Arial" w:hAnsi="Arial" w:cs="Arial"/>
          <w:sz w:val="28"/>
          <w:szCs w:val="28"/>
          <w:highlight w:val="yellow"/>
        </w:rPr>
      </w:pPr>
      <w:r w:rsidRPr="00D9785B">
        <w:rPr>
          <w:rFonts w:ascii="Arial" w:hAnsi="Arial" w:cs="Arial"/>
          <w:b/>
          <w:bCs/>
          <w:sz w:val="28"/>
          <w:szCs w:val="28"/>
          <w:highlight w:val="yellow"/>
        </w:rPr>
        <w:t>ABHA login.</w:t>
      </w:r>
      <w:r w:rsidRPr="00D9785B">
        <w:rPr>
          <w:rFonts w:ascii="Arial" w:hAnsi="Arial" w:cs="Arial"/>
          <w:sz w:val="28"/>
          <w:szCs w:val="28"/>
          <w:highlight w:val="yellow"/>
        </w:rPr>
        <w:t xml:space="preserve"> Mandatory, on all four entry points.</w:t>
      </w:r>
    </w:p>
    <w:p w14:paraId="5F2C7F70" w14:textId="77777777" w:rsidR="004E0CF8" w:rsidRPr="00D9785B" w:rsidRDefault="004E0CF8" w:rsidP="004E0CF8">
      <w:pPr>
        <w:numPr>
          <w:ilvl w:val="0"/>
          <w:numId w:val="2"/>
        </w:numPr>
        <w:rPr>
          <w:rFonts w:ascii="Arial" w:hAnsi="Arial" w:cs="Arial"/>
          <w:sz w:val="28"/>
          <w:szCs w:val="28"/>
          <w:highlight w:val="yellow"/>
        </w:rPr>
      </w:pPr>
      <w:r w:rsidRPr="00D9785B">
        <w:rPr>
          <w:rFonts w:ascii="Arial" w:hAnsi="Arial" w:cs="Arial"/>
          <w:b/>
          <w:bCs/>
          <w:sz w:val="28"/>
          <w:szCs w:val="28"/>
          <w:highlight w:val="yellow"/>
        </w:rPr>
        <w:t>User profile and ABHA card.</w:t>
      </w:r>
      <w:r w:rsidRPr="00D9785B">
        <w:rPr>
          <w:rFonts w:ascii="Arial" w:hAnsi="Arial" w:cs="Arial"/>
          <w:sz w:val="28"/>
          <w:szCs w:val="28"/>
          <w:highlight w:val="yellow"/>
        </w:rPr>
        <w:t xml:space="preserve"> Mandatory. Plain reads against a token you hold.</w:t>
      </w:r>
    </w:p>
    <w:p w14:paraId="4921DDCE" w14:textId="77777777" w:rsidR="004E0CF8" w:rsidRPr="00D9785B" w:rsidRDefault="004E0CF8" w:rsidP="004E0CF8">
      <w:pPr>
        <w:numPr>
          <w:ilvl w:val="0"/>
          <w:numId w:val="2"/>
        </w:numPr>
        <w:rPr>
          <w:rFonts w:ascii="Arial" w:hAnsi="Arial" w:cs="Arial"/>
          <w:sz w:val="28"/>
          <w:szCs w:val="28"/>
          <w:highlight w:val="yellow"/>
        </w:rPr>
      </w:pPr>
      <w:r w:rsidRPr="00D9785B">
        <w:rPr>
          <w:rFonts w:ascii="Arial" w:hAnsi="Arial" w:cs="Arial"/>
          <w:b/>
          <w:bCs/>
          <w:sz w:val="28"/>
          <w:szCs w:val="28"/>
          <w:highlight w:val="yellow"/>
        </w:rPr>
        <w:t>Demographic authentication.</w:t>
      </w:r>
      <w:r w:rsidRPr="00D9785B">
        <w:rPr>
          <w:rFonts w:ascii="Arial" w:hAnsi="Arial" w:cs="Arial"/>
          <w:sz w:val="28"/>
          <w:szCs w:val="28"/>
          <w:highlight w:val="yellow"/>
        </w:rPr>
        <w:t xml:space="preserve"> Mandatory for government integrators, not for private ones. See </w:t>
      </w:r>
      <w:hyperlink r:id="rId14" w:anchor="abha-creation-by-demographic-authentication" w:history="1">
        <w:r w:rsidRPr="00D9785B">
          <w:rPr>
            <w:rStyle w:val="Hyperlink"/>
            <w:rFonts w:ascii="Arial" w:hAnsi="Arial" w:cs="Arial"/>
            <w:b/>
            <w:bCs/>
            <w:sz w:val="28"/>
            <w:szCs w:val="28"/>
            <w:highlight w:val="yellow"/>
          </w:rPr>
          <w:t>creation by demographic authentication</w:t>
        </w:r>
      </w:hyperlink>
      <w:r w:rsidRPr="00D9785B">
        <w:rPr>
          <w:rFonts w:ascii="Arial" w:hAnsi="Arial" w:cs="Arial"/>
          <w:sz w:val="28"/>
          <w:szCs w:val="28"/>
          <w:highlight w:val="yellow"/>
        </w:rPr>
        <w:t>.</w:t>
      </w:r>
    </w:p>
    <w:p w14:paraId="3346F3D0" w14:textId="24C405A0" w:rsidR="004E0CF8" w:rsidRPr="00D9785B" w:rsidRDefault="004E0CF8" w:rsidP="004E0CF8">
      <w:pPr>
        <w:rPr>
          <w:rFonts w:ascii="Arial" w:hAnsi="Arial" w:cs="Arial"/>
          <w:sz w:val="28"/>
          <w:szCs w:val="28"/>
          <w:highlight w:val="yellow"/>
        </w:rPr>
      </w:pPr>
      <w:r w:rsidRPr="00D9785B">
        <w:rPr>
          <w:rFonts w:ascii="Arial" w:hAnsi="Arial" w:cs="Arial"/>
          <w:sz w:val="28"/>
          <w:szCs w:val="28"/>
          <w:highlight w:val="yellow"/>
        </w:rPr>
        <w:t xml:space="preserve">Everything else in M1 is optional for both. Skip all of it and you still complete the milestone. The mandatory and optional split, capability by capability, is on the </w:t>
      </w:r>
      <w:hyperlink r:id="rId15" w:history="1">
        <w:r w:rsidRPr="00D9785B">
          <w:rPr>
            <w:rStyle w:val="Hyperlink"/>
            <w:rFonts w:ascii="Arial" w:hAnsi="Arial" w:cs="Arial"/>
            <w:b/>
            <w:bCs/>
            <w:sz w:val="28"/>
            <w:szCs w:val="28"/>
            <w:highlight w:val="yellow"/>
          </w:rPr>
          <w:t>M1 API reference</w:t>
        </w:r>
      </w:hyperlink>
      <w:r w:rsidRPr="00D9785B">
        <w:rPr>
          <w:rFonts w:ascii="Arial" w:hAnsi="Arial" w:cs="Arial"/>
          <w:sz w:val="28"/>
          <w:szCs w:val="28"/>
          <w:highlight w:val="yellow"/>
        </w:rPr>
        <w:t>. (To be removed)</w:t>
      </w:r>
    </w:p>
    <w:p w14:paraId="6BF8172F" w14:textId="77777777" w:rsidR="00396040" w:rsidRPr="00D9785B" w:rsidRDefault="00396040" w:rsidP="00396040">
      <w:pPr>
        <w:rPr>
          <w:rFonts w:ascii="Arial" w:hAnsi="Arial" w:cs="Arial"/>
          <w:sz w:val="28"/>
          <w:szCs w:val="28"/>
        </w:rPr>
      </w:pPr>
      <w:r w:rsidRPr="00D9785B">
        <w:rPr>
          <w:rFonts w:ascii="Arial" w:hAnsi="Arial" w:cs="Arial"/>
          <w:sz w:val="28"/>
          <w:szCs w:val="28"/>
          <w:highlight w:val="yellow"/>
        </w:rPr>
        <w:t>Certification</w:t>
      </w:r>
    </w:p>
    <w:p w14:paraId="279E4529" w14:textId="77777777" w:rsidR="00396040" w:rsidRPr="00D9785B" w:rsidRDefault="00396040" w:rsidP="00396040">
      <w:pPr>
        <w:rPr>
          <w:rFonts w:ascii="Arial" w:hAnsi="Arial" w:cs="Arial"/>
          <w:sz w:val="28"/>
          <w:szCs w:val="28"/>
          <w:highlight w:val="yellow"/>
        </w:rPr>
      </w:pPr>
      <w:r w:rsidRPr="00D9785B">
        <w:rPr>
          <w:rFonts w:ascii="Arial" w:hAnsi="Arial" w:cs="Arial"/>
          <w:sz w:val="28"/>
          <w:szCs w:val="28"/>
          <w:highlight w:val="yellow"/>
        </w:rPr>
        <w:t xml:space="preserve">M1 has no certification step of its own. One exit process covers the whole integration, run once, after every milestone your role needs works end to end. See </w:t>
      </w:r>
      <w:hyperlink r:id="rId16" w:history="1">
        <w:r w:rsidRPr="00D9785B">
          <w:rPr>
            <w:rStyle w:val="Hyperlink"/>
            <w:rFonts w:ascii="Arial" w:hAnsi="Arial" w:cs="Arial"/>
            <w:b/>
            <w:bCs/>
            <w:sz w:val="28"/>
            <w:szCs w:val="28"/>
            <w:highlight w:val="yellow"/>
          </w:rPr>
          <w:t>Going live</w:t>
        </w:r>
      </w:hyperlink>
      <w:r w:rsidRPr="00D9785B">
        <w:rPr>
          <w:rFonts w:ascii="Arial" w:hAnsi="Arial" w:cs="Arial"/>
          <w:sz w:val="28"/>
          <w:szCs w:val="28"/>
          <w:highlight w:val="yellow"/>
        </w:rPr>
        <w:t xml:space="preserve"> for the four steps and what each one asks of you.</w:t>
      </w:r>
    </w:p>
    <w:p w14:paraId="7DCFFCB3" w14:textId="56D6CA4B" w:rsidR="00396040" w:rsidRPr="00D9785B" w:rsidRDefault="00396040" w:rsidP="00396040">
      <w:pPr>
        <w:rPr>
          <w:rFonts w:ascii="Arial" w:hAnsi="Arial" w:cs="Arial"/>
          <w:sz w:val="28"/>
          <w:szCs w:val="28"/>
          <w:highlight w:val="yellow"/>
        </w:rPr>
      </w:pPr>
      <w:r w:rsidRPr="00D9785B">
        <w:rPr>
          <w:rFonts w:ascii="Arial" w:hAnsi="Arial" w:cs="Arial"/>
          <w:sz w:val="28"/>
          <w:szCs w:val="28"/>
          <w:highlight w:val="yellow"/>
        </w:rPr>
        <w:t xml:space="preserve">Sandbox test data is in the </w:t>
      </w:r>
      <w:hyperlink r:id="rId17" w:history="1">
        <w:r w:rsidRPr="00D9785B">
          <w:rPr>
            <w:rStyle w:val="Hyperlink"/>
            <w:rFonts w:ascii="Arial" w:hAnsi="Arial" w:cs="Arial"/>
            <w:b/>
            <w:bCs/>
            <w:sz w:val="28"/>
            <w:szCs w:val="28"/>
            <w:highlight w:val="yellow"/>
          </w:rPr>
          <w:t>data dictionary</w:t>
        </w:r>
      </w:hyperlink>
      <w:r w:rsidRPr="00D9785B">
        <w:rPr>
          <w:rFonts w:ascii="Arial" w:hAnsi="Arial" w:cs="Arial"/>
          <w:sz w:val="28"/>
          <w:szCs w:val="28"/>
          <w:highlight w:val="yellow"/>
        </w:rPr>
        <w:t xml:space="preserve">. </w:t>
      </w:r>
      <w:hyperlink r:id="rId18" w:history="1">
        <w:r w:rsidRPr="00D9785B">
          <w:rPr>
            <w:rStyle w:val="Hyperlink"/>
            <w:rFonts w:ascii="Arial" w:hAnsi="Arial" w:cs="Arial"/>
            <w:b/>
            <w:bCs/>
            <w:sz w:val="28"/>
            <w:szCs w:val="28"/>
            <w:highlight w:val="yellow"/>
          </w:rPr>
          <w:t>Support</w:t>
        </w:r>
      </w:hyperlink>
      <w:r w:rsidRPr="00D9785B">
        <w:rPr>
          <w:rFonts w:ascii="Arial" w:hAnsi="Arial" w:cs="Arial"/>
          <w:sz w:val="28"/>
          <w:szCs w:val="28"/>
          <w:highlight w:val="yellow"/>
        </w:rPr>
        <w:t xml:space="preserve"> lists the channels. The cases you are certified against are in </w:t>
      </w:r>
      <w:hyperlink r:id="rId19" w:history="1">
        <w:r w:rsidRPr="00D9785B">
          <w:rPr>
            <w:rStyle w:val="Hyperlink"/>
            <w:rFonts w:ascii="Arial" w:hAnsi="Arial" w:cs="Arial"/>
            <w:b/>
            <w:bCs/>
            <w:sz w:val="28"/>
            <w:szCs w:val="28"/>
            <w:highlight w:val="yellow"/>
          </w:rPr>
          <w:t>M1 testing use cases</w:t>
        </w:r>
      </w:hyperlink>
      <w:r w:rsidRPr="00D9785B">
        <w:rPr>
          <w:rFonts w:ascii="Arial" w:hAnsi="Arial" w:cs="Arial"/>
          <w:sz w:val="28"/>
          <w:szCs w:val="28"/>
          <w:highlight w:val="yellow"/>
        </w:rPr>
        <w:t xml:space="preserve">. </w:t>
      </w:r>
    </w:p>
    <w:p w14:paraId="01738AF7" w14:textId="48A6D995" w:rsidR="00396040" w:rsidRPr="00D9785B" w:rsidRDefault="00396040" w:rsidP="00396040">
      <w:pPr>
        <w:rPr>
          <w:rFonts w:ascii="Arial" w:hAnsi="Arial" w:cs="Arial"/>
          <w:sz w:val="28"/>
          <w:szCs w:val="28"/>
        </w:rPr>
      </w:pPr>
      <w:r w:rsidRPr="00D9785B">
        <w:rPr>
          <w:rFonts w:ascii="Arial" w:hAnsi="Arial" w:cs="Arial"/>
          <w:sz w:val="28"/>
          <w:szCs w:val="28"/>
          <w:highlight w:val="yellow"/>
        </w:rPr>
        <w:t>(To be removed)</w:t>
      </w:r>
    </w:p>
    <w:p w14:paraId="6DC495CA" w14:textId="121B2949" w:rsidR="001D3827" w:rsidRPr="00D9785B" w:rsidRDefault="00783028" w:rsidP="00396040">
      <w:pPr>
        <w:rPr>
          <w:rFonts w:ascii="Arial" w:hAnsi="Arial" w:cs="Arial"/>
          <w:b/>
          <w:bCs/>
          <w:sz w:val="28"/>
          <w:szCs w:val="28"/>
          <w:highlight w:val="yellow"/>
        </w:rPr>
      </w:pPr>
      <w:r w:rsidRPr="00D9785B">
        <w:rPr>
          <w:rFonts w:ascii="Arial" w:hAnsi="Arial" w:cs="Arial"/>
          <w:b/>
          <w:bCs/>
          <w:sz w:val="28"/>
          <w:szCs w:val="28"/>
          <w:highlight w:val="yellow"/>
        </w:rPr>
        <w:lastRenderedPageBreak/>
        <w:t>This content is incorrect and below are the concerns</w:t>
      </w:r>
      <w:r w:rsidR="00961569" w:rsidRPr="00D9785B">
        <w:rPr>
          <w:rFonts w:ascii="Arial" w:hAnsi="Arial" w:cs="Arial"/>
          <w:b/>
          <w:bCs/>
          <w:sz w:val="28"/>
          <w:szCs w:val="28"/>
          <w:highlight w:val="yellow"/>
        </w:rPr>
        <w:t xml:space="preserve">, the table does not make any sense regarding the M1 Flow </w:t>
      </w:r>
      <w:r w:rsidR="00AA6798" w:rsidRPr="00D9785B">
        <w:rPr>
          <w:rFonts w:ascii="Arial" w:hAnsi="Arial" w:cs="Arial"/>
          <w:b/>
          <w:bCs/>
          <w:sz w:val="28"/>
          <w:szCs w:val="28"/>
          <w:highlight w:val="yellow"/>
        </w:rPr>
        <w:t xml:space="preserve">and suggested to be removed. </w:t>
      </w:r>
    </w:p>
    <w:p w14:paraId="0DC39549" w14:textId="749404BB" w:rsidR="00047D60" w:rsidRPr="00D9785B" w:rsidRDefault="00047D60" w:rsidP="00396040">
      <w:pPr>
        <w:rPr>
          <w:rFonts w:ascii="Arial" w:hAnsi="Arial" w:cs="Arial"/>
          <w:sz w:val="28"/>
          <w:szCs w:val="28"/>
          <w:highlight w:val="yellow"/>
        </w:rPr>
      </w:pPr>
      <w:r w:rsidRPr="00D9785B">
        <w:rPr>
          <w:rFonts w:ascii="Arial" w:hAnsi="Arial" w:cs="Arial"/>
          <w:sz w:val="28"/>
          <w:szCs w:val="28"/>
          <w:highlight w:val="yellow"/>
        </w:rPr>
        <w:t xml:space="preserve">The Column </w:t>
      </w:r>
      <w:r w:rsidR="00B530F2" w:rsidRPr="00D9785B">
        <w:rPr>
          <w:rFonts w:ascii="Arial" w:hAnsi="Arial" w:cs="Arial"/>
          <w:b/>
          <w:bCs/>
          <w:sz w:val="28"/>
          <w:szCs w:val="28"/>
          <w:highlight w:val="yellow"/>
        </w:rPr>
        <w:t xml:space="preserve">ABHA with Aadhaar </w:t>
      </w:r>
      <w:r w:rsidR="00B530F2" w:rsidRPr="00D9785B">
        <w:rPr>
          <w:rFonts w:ascii="Arial" w:hAnsi="Arial" w:cs="Arial"/>
          <w:sz w:val="28"/>
          <w:szCs w:val="28"/>
          <w:highlight w:val="yellow"/>
        </w:rPr>
        <w:t>is in conversational form, need to correct the language</w:t>
      </w:r>
    </w:p>
    <w:p w14:paraId="7B49AA63" w14:textId="72B9E303" w:rsidR="000064D3" w:rsidRPr="00D9785B" w:rsidRDefault="002538CA" w:rsidP="00396040">
      <w:pPr>
        <w:rPr>
          <w:rFonts w:ascii="Arial" w:hAnsi="Arial" w:cs="Arial"/>
          <w:sz w:val="28"/>
          <w:szCs w:val="28"/>
          <w:highlight w:val="yellow"/>
        </w:rPr>
      </w:pPr>
      <w:r w:rsidRPr="00D9785B">
        <w:rPr>
          <w:rFonts w:ascii="Arial" w:hAnsi="Arial" w:cs="Arial"/>
          <w:sz w:val="28"/>
          <w:szCs w:val="28"/>
          <w:highlight w:val="yellow"/>
        </w:rPr>
        <w:t xml:space="preserve">The Column </w:t>
      </w:r>
      <w:r w:rsidRPr="00D9785B">
        <w:rPr>
          <w:rFonts w:ascii="Arial" w:hAnsi="Arial" w:cs="Arial"/>
          <w:b/>
          <w:bCs/>
          <w:sz w:val="28"/>
          <w:szCs w:val="28"/>
          <w:highlight w:val="yellow"/>
        </w:rPr>
        <w:t xml:space="preserve">ABHA address with a mobile number </w:t>
      </w:r>
      <w:r w:rsidRPr="00D9785B">
        <w:rPr>
          <w:rFonts w:ascii="Arial" w:hAnsi="Arial" w:cs="Arial"/>
          <w:sz w:val="28"/>
          <w:szCs w:val="28"/>
          <w:highlight w:val="yellow"/>
        </w:rPr>
        <w:t>needs to be removed.</w:t>
      </w:r>
    </w:p>
    <w:p w14:paraId="5AEBA3C1" w14:textId="397D6F96" w:rsidR="00B530F2" w:rsidRPr="00D9785B" w:rsidRDefault="00C138BC" w:rsidP="003B42ED">
      <w:pPr>
        <w:jc w:val="both"/>
        <w:rPr>
          <w:rFonts w:ascii="Arial" w:hAnsi="Arial" w:cs="Arial"/>
          <w:sz w:val="28"/>
          <w:szCs w:val="28"/>
          <w:highlight w:val="yellow"/>
        </w:rPr>
      </w:pPr>
      <w:r w:rsidRPr="00D9785B">
        <w:rPr>
          <w:rFonts w:ascii="Arial" w:hAnsi="Arial" w:cs="Arial"/>
          <w:sz w:val="28"/>
          <w:szCs w:val="28"/>
          <w:highlight w:val="yellow"/>
        </w:rPr>
        <w:t xml:space="preserve">A Self-Declared profile may transition to a KYC-verified profile following successful linkage and verification of an ABHA number, in accordance with ABDM guidelines. Relevant profile information is retained and updated as part of the profile lifecycle management process. This section describes the supported onboarding </w:t>
      </w:r>
      <w:commentRangeStart w:id="1"/>
      <w:r w:rsidRPr="00D9785B">
        <w:rPr>
          <w:rFonts w:ascii="Arial" w:hAnsi="Arial" w:cs="Arial"/>
          <w:sz w:val="28"/>
          <w:szCs w:val="28"/>
          <w:highlight w:val="yellow"/>
        </w:rPr>
        <w:t>pathways</w:t>
      </w:r>
      <w:commentRangeEnd w:id="1"/>
      <w:r w:rsidR="003B42ED" w:rsidRPr="00D9785B">
        <w:rPr>
          <w:rStyle w:val="CommentReference"/>
          <w:rFonts w:ascii="Arial" w:hAnsi="Arial" w:cs="Arial"/>
          <w:sz w:val="28"/>
          <w:szCs w:val="28"/>
          <w:highlight w:val="yellow"/>
        </w:rPr>
        <w:commentReference w:id="1"/>
      </w:r>
      <w:r w:rsidRPr="00D9785B">
        <w:rPr>
          <w:rFonts w:ascii="Arial" w:hAnsi="Arial" w:cs="Arial"/>
          <w:sz w:val="28"/>
          <w:szCs w:val="28"/>
          <w:highlight w:val="yellow"/>
        </w:rPr>
        <w:t>, including workflows for individuals who already possess an ABHA. Interactions involving identity verification are facilitated through ABDM-authorized services and prescribed integration workflows, while the diagrams illustrate the recommended sequence of steps for each implementation flow.</w:t>
      </w:r>
      <w:r w:rsidR="00DD6DD2" w:rsidRPr="00D9785B">
        <w:rPr>
          <w:rFonts w:ascii="Arial" w:hAnsi="Arial" w:cs="Arial"/>
          <w:sz w:val="28"/>
          <w:szCs w:val="28"/>
          <w:highlight w:val="yellow"/>
        </w:rPr>
        <w:t xml:space="preserve"> </w:t>
      </w:r>
      <w:r w:rsidR="00DD6DD2" w:rsidRPr="00D9785B">
        <w:rPr>
          <w:rFonts w:ascii="Arial" w:hAnsi="Arial" w:cs="Arial"/>
          <w:b/>
          <w:bCs/>
          <w:sz w:val="28"/>
          <w:szCs w:val="28"/>
          <w:highlight w:val="yellow"/>
        </w:rPr>
        <w:t>(to be removed)</w:t>
      </w:r>
    </w:p>
    <w:p w14:paraId="48F03CE7" w14:textId="041845FD" w:rsidR="003F3E59" w:rsidRPr="00D9785B" w:rsidRDefault="003F3E59" w:rsidP="003F3E59">
      <w:pPr>
        <w:jc w:val="both"/>
        <w:rPr>
          <w:rFonts w:ascii="Arial" w:hAnsi="Arial" w:cs="Arial"/>
          <w:b/>
          <w:bCs/>
          <w:sz w:val="28"/>
          <w:szCs w:val="28"/>
          <w:highlight w:val="yellow"/>
        </w:rPr>
      </w:pPr>
      <w:r w:rsidRPr="00D9785B">
        <w:rPr>
          <w:rFonts w:ascii="Arial" w:hAnsi="Arial" w:cs="Arial"/>
          <w:b/>
          <w:bCs/>
          <w:sz w:val="28"/>
          <w:szCs w:val="28"/>
          <w:highlight w:val="yellow"/>
        </w:rPr>
        <w:t>Which person is in front of you (to be removed)</w:t>
      </w:r>
    </w:p>
    <w:p w14:paraId="2CE878B5" w14:textId="77777777" w:rsidR="00411814" w:rsidRPr="00D9785B" w:rsidRDefault="00536113" w:rsidP="00411814">
      <w:pPr>
        <w:rPr>
          <w:rFonts w:ascii="Arial" w:hAnsi="Arial" w:cs="Arial"/>
          <w:b/>
          <w:bCs/>
          <w:sz w:val="28"/>
          <w:szCs w:val="28"/>
          <w:highlight w:val="yellow"/>
        </w:rPr>
      </w:pPr>
      <w:r w:rsidRPr="00D9785B">
        <w:rPr>
          <w:rFonts w:ascii="Arial" w:hAnsi="Arial" w:cs="Arial"/>
          <w:b/>
          <w:bCs/>
          <w:sz w:val="28"/>
          <w:szCs w:val="28"/>
          <w:highlight w:val="yellow"/>
        </w:rPr>
        <w:t>(To Be removed)</w:t>
      </w:r>
    </w:p>
    <w:p w14:paraId="4C502337" w14:textId="77777777" w:rsidR="0001462B" w:rsidRPr="00D9785B" w:rsidRDefault="00411814" w:rsidP="00411814">
      <w:pPr>
        <w:rPr>
          <w:rFonts w:ascii="Arial" w:hAnsi="Arial" w:cs="Arial"/>
          <w:sz w:val="28"/>
          <w:szCs w:val="28"/>
        </w:rPr>
      </w:pPr>
      <w:r w:rsidRPr="00D9785B">
        <w:rPr>
          <w:rFonts w:ascii="Arial" w:hAnsi="Arial" w:cs="Arial"/>
          <w:sz w:val="28"/>
          <w:szCs w:val="28"/>
          <w:highlight w:val="yellow"/>
        </w:rPr>
        <w:t xml:space="preserve">This table is NHA's, from the proposed simplified M1 flow they supplied with their review of this page on 11 September 2026. Enrolment from an identity document is not in it: NHA does not recommend that route to integrators, and it is described </w:t>
      </w:r>
      <w:hyperlink r:id="rId24" w:anchor="create-an-abha-from-a-document-not-recommended" w:history="1">
        <w:r w:rsidRPr="00D9785B">
          <w:rPr>
            <w:rStyle w:val="Hyperlink"/>
            <w:rFonts w:ascii="Arial" w:hAnsi="Arial" w:cs="Arial"/>
            <w:sz w:val="28"/>
            <w:szCs w:val="28"/>
            <w:highlight w:val="yellow"/>
          </w:rPr>
          <w:t>further down</w:t>
        </w:r>
      </w:hyperlink>
      <w:r w:rsidRPr="00D9785B">
        <w:rPr>
          <w:rFonts w:ascii="Arial" w:hAnsi="Arial" w:cs="Arial"/>
          <w:sz w:val="28"/>
          <w:szCs w:val="28"/>
          <w:highlight w:val="yellow"/>
        </w:rPr>
        <w:t xml:space="preserve"> rather than among the routes above, because the call is in the specification and people find it there.</w:t>
      </w:r>
    </w:p>
    <w:p w14:paraId="1E84A2BD" w14:textId="77777777" w:rsidR="0001462B" w:rsidRPr="00D9785B" w:rsidRDefault="0001462B" w:rsidP="00411814">
      <w:pPr>
        <w:rPr>
          <w:rFonts w:ascii="Arial" w:hAnsi="Arial" w:cs="Arial"/>
          <w:sz w:val="28"/>
          <w:szCs w:val="28"/>
        </w:rPr>
      </w:pPr>
    </w:p>
    <w:p w14:paraId="052B2CA6" w14:textId="6766AB2A" w:rsidR="00730F29" w:rsidRPr="00D9785B" w:rsidRDefault="0001462B" w:rsidP="00730F29">
      <w:pPr>
        <w:rPr>
          <w:rFonts w:ascii="Arial" w:hAnsi="Arial" w:cs="Arial"/>
          <w:sz w:val="28"/>
          <w:szCs w:val="28"/>
        </w:rPr>
      </w:pPr>
      <w:r w:rsidRPr="00D9785B">
        <w:rPr>
          <w:rFonts w:ascii="Arial" w:hAnsi="Arial" w:cs="Arial"/>
          <w:sz w:val="28"/>
          <w:szCs w:val="28"/>
          <w:highlight w:val="yellow"/>
        </w:rPr>
        <w:t xml:space="preserve">In the </w:t>
      </w:r>
      <w:r w:rsidR="008B5391" w:rsidRPr="00D9785B">
        <w:rPr>
          <w:rFonts w:ascii="Arial" w:hAnsi="Arial" w:cs="Arial"/>
          <w:b/>
          <w:bCs/>
          <w:sz w:val="28"/>
          <w:szCs w:val="28"/>
          <w:highlight w:val="yellow"/>
        </w:rPr>
        <w:t>ABHA creation by an Aadhaar OTP section</w:t>
      </w:r>
      <w:r w:rsidR="008B5391" w:rsidRPr="00D9785B">
        <w:rPr>
          <w:rFonts w:ascii="Arial" w:hAnsi="Arial" w:cs="Arial"/>
          <w:sz w:val="28"/>
          <w:szCs w:val="28"/>
          <w:highlight w:val="yellow"/>
        </w:rPr>
        <w:t xml:space="preserve"> sequence diagram the text “</w:t>
      </w:r>
      <w:r w:rsidRPr="00D9785B">
        <w:rPr>
          <w:rFonts w:ascii="Arial" w:hAnsi="Arial" w:cs="Arial"/>
          <w:sz w:val="28"/>
          <w:szCs w:val="28"/>
          <w:highlight w:val="yellow"/>
        </w:rPr>
        <w:t>Communication mobile number, see below</w:t>
      </w:r>
      <w:r w:rsidR="008B5391" w:rsidRPr="00D9785B">
        <w:rPr>
          <w:rFonts w:ascii="Arial" w:hAnsi="Arial" w:cs="Arial"/>
          <w:sz w:val="28"/>
          <w:szCs w:val="28"/>
          <w:highlight w:val="yellow"/>
        </w:rPr>
        <w:t>” to be removed.</w:t>
      </w:r>
      <w:r w:rsidR="00730F29" w:rsidRPr="00D9785B">
        <w:rPr>
          <w:rFonts w:ascii="Arial" w:hAnsi="Arial" w:cs="Arial"/>
          <w:sz w:val="28"/>
          <w:szCs w:val="28"/>
          <w:highlight w:val="yellow"/>
        </w:rPr>
        <w:br/>
      </w:r>
      <w:r w:rsidR="00730F29" w:rsidRPr="00D9785B">
        <w:rPr>
          <w:rFonts w:ascii="Arial" w:hAnsi="Arial" w:cs="Arial"/>
          <w:sz w:val="28"/>
          <w:szCs w:val="28"/>
          <w:highlight w:val="yellow"/>
        </w:rPr>
        <w:lastRenderedPageBreak/>
        <w:t>Remove this line also “Person Email verification sits between the mobile step and the address step. It is optional, so it is not drawn.’</w:t>
      </w:r>
    </w:p>
    <w:tbl>
      <w:tblPr>
        <w:tblStyle w:val="TableGrid"/>
        <w:tblW w:w="0" w:type="auto"/>
        <w:tblLook w:val="04A0" w:firstRow="1" w:lastRow="0" w:firstColumn="1" w:lastColumn="0" w:noHBand="0" w:noVBand="1"/>
      </w:tblPr>
      <w:tblGrid>
        <w:gridCol w:w="6909"/>
        <w:gridCol w:w="7039"/>
      </w:tblGrid>
      <w:tr w:rsidR="00530298" w:rsidRPr="00D9785B" w14:paraId="1108468C" w14:textId="77777777" w:rsidTr="00530298">
        <w:tc>
          <w:tcPr>
            <w:tcW w:w="0" w:type="auto"/>
            <w:hideMark/>
          </w:tcPr>
          <w:p w14:paraId="65F4094C" w14:textId="77777777" w:rsidR="00530298" w:rsidRPr="00D9785B" w:rsidRDefault="00530298" w:rsidP="00530298">
            <w:pPr>
              <w:spacing w:after="160" w:line="278" w:lineRule="auto"/>
              <w:rPr>
                <w:rFonts w:ascii="Arial" w:hAnsi="Arial" w:cs="Arial"/>
                <w:sz w:val="28"/>
                <w:szCs w:val="28"/>
              </w:rPr>
            </w:pPr>
            <w:r w:rsidRPr="00D9785B">
              <w:rPr>
                <w:rFonts w:ascii="Arial" w:hAnsi="Arial" w:cs="Arial"/>
                <w:sz w:val="28"/>
                <w:szCs w:val="28"/>
              </w:rPr>
              <w:t>Existing Statement</w:t>
            </w:r>
          </w:p>
        </w:tc>
        <w:tc>
          <w:tcPr>
            <w:tcW w:w="0" w:type="auto"/>
            <w:hideMark/>
          </w:tcPr>
          <w:p w14:paraId="7B373C11" w14:textId="46F9A61A" w:rsidR="00530298" w:rsidRPr="00D9785B" w:rsidRDefault="00F00CE8" w:rsidP="00530298">
            <w:pPr>
              <w:spacing w:after="160" w:line="278" w:lineRule="auto"/>
              <w:rPr>
                <w:rFonts w:ascii="Arial" w:hAnsi="Arial" w:cs="Arial"/>
                <w:sz w:val="28"/>
                <w:szCs w:val="28"/>
              </w:rPr>
            </w:pPr>
            <w:r w:rsidRPr="00D9785B">
              <w:rPr>
                <w:rFonts w:ascii="Arial" w:hAnsi="Arial" w:cs="Arial"/>
                <w:sz w:val="28"/>
                <w:szCs w:val="28"/>
              </w:rPr>
              <w:t>Revision</w:t>
            </w:r>
          </w:p>
        </w:tc>
      </w:tr>
      <w:tr w:rsidR="00334162" w:rsidRPr="00D9785B" w14:paraId="12179346" w14:textId="77777777" w:rsidTr="00CC3A31">
        <w:tc>
          <w:tcPr>
            <w:tcW w:w="0" w:type="auto"/>
          </w:tcPr>
          <w:p w14:paraId="11642290" w14:textId="77777777" w:rsidR="00122C64" w:rsidRPr="00D9785B" w:rsidRDefault="00122C64" w:rsidP="00122C64">
            <w:pPr>
              <w:spacing w:after="160" w:line="278" w:lineRule="auto"/>
              <w:rPr>
                <w:rFonts w:ascii="Arial" w:hAnsi="Arial" w:cs="Arial"/>
                <w:sz w:val="28"/>
                <w:szCs w:val="28"/>
              </w:rPr>
            </w:pPr>
            <w:r w:rsidRPr="00D9785B">
              <w:rPr>
                <w:rFonts w:ascii="Arial" w:hAnsi="Arial" w:cs="Arial"/>
                <w:sz w:val="28"/>
                <w:szCs w:val="28"/>
              </w:rPr>
              <w:t>Some people cannot use the OTP route, usually because the mobile registered against their Aadhaar is no longer theirs. Face authentication is the optional alternative. The person authenticates their face through the Aadhaar registered device (RD) service on their own phone, which is how the transaction moves from your screen to theirs.</w:t>
            </w:r>
            <w:r w:rsidRPr="00D9785B">
              <w:rPr>
                <w:rFonts w:ascii="Arial" w:hAnsi="Arial" w:cs="Arial"/>
                <w:sz w:val="28"/>
                <w:szCs w:val="28"/>
              </w:rPr>
              <w:br/>
              <w:t xml:space="preserve">NHA files both calls in this route under the use case "ABHA creation, Aadhaar biometric", and their summaries read "face or biometric". Fingerprint and iris are a real route: NHA's simplified flow names them as a creation route of their own, optional for every integrator, and the enrolment call takes bio and iris in authMethods beside face. What nothing here records is a request that uses them. The only request recorded against either call sends the scope face-auth, and nothing has been run against the sandbox either way. Build the face route from the diagram above, treat fingerprint and iris as named by NHA and </w:t>
            </w:r>
            <w:r w:rsidRPr="00D9785B">
              <w:rPr>
                <w:rFonts w:ascii="Arial" w:hAnsi="Arial" w:cs="Arial"/>
                <w:sz w:val="28"/>
                <w:szCs w:val="28"/>
              </w:rPr>
              <w:lastRenderedPageBreak/>
              <w:t>unproven here, and confirm the capture step with NHA before you design around it.</w:t>
            </w:r>
          </w:p>
          <w:p w14:paraId="058731C5" w14:textId="1F0926EF" w:rsidR="00334162" w:rsidRPr="00D9785B" w:rsidRDefault="00334162" w:rsidP="00530298">
            <w:pPr>
              <w:spacing w:after="160" w:line="278" w:lineRule="auto"/>
              <w:rPr>
                <w:rFonts w:ascii="Arial" w:hAnsi="Arial" w:cs="Arial"/>
                <w:sz w:val="28"/>
                <w:szCs w:val="28"/>
              </w:rPr>
            </w:pPr>
          </w:p>
        </w:tc>
        <w:tc>
          <w:tcPr>
            <w:tcW w:w="0" w:type="auto"/>
            <w:hideMark/>
          </w:tcPr>
          <w:p w14:paraId="08C34837" w14:textId="77777777" w:rsidR="00122C64" w:rsidRPr="00D9785B" w:rsidRDefault="00122C64" w:rsidP="00122C64">
            <w:pPr>
              <w:spacing w:after="160" w:line="278" w:lineRule="auto"/>
              <w:rPr>
                <w:rFonts w:ascii="Arial" w:hAnsi="Arial" w:cs="Arial"/>
                <w:sz w:val="28"/>
                <w:szCs w:val="28"/>
              </w:rPr>
            </w:pPr>
            <w:r w:rsidRPr="00D9785B">
              <w:rPr>
                <w:rFonts w:ascii="Arial" w:hAnsi="Arial" w:cs="Arial"/>
                <w:sz w:val="28"/>
                <w:szCs w:val="28"/>
              </w:rPr>
              <w:lastRenderedPageBreak/>
              <w:t>Individuals who are unable to use OTP-based authentication, including cases where the mobile number linked to Aadhaar is unavailable or inaccessible, may utilize face authentication as an alternative verification mechanism, subject to ABDM and UIDAI guidelines. Face authentication is performed through authorized Aadhaar Registered Device (RD) services using approved authentication workflows. ABDM documentation references biometric-based ABHA creation workflows, including face authentication and other supported biometric modalities where applicable. Organizations should implement authentication methods in accordance with the officially published specifications and validate any implementation assumptions through the appropriate NHA guidance and documentation before proceeding with production deployment.</w:t>
            </w:r>
          </w:p>
          <w:p w14:paraId="71A99720" w14:textId="223C923F" w:rsidR="00334162" w:rsidRPr="00D9785B" w:rsidRDefault="00334162" w:rsidP="00530298">
            <w:pPr>
              <w:spacing w:after="160" w:line="278" w:lineRule="auto"/>
              <w:rPr>
                <w:rFonts w:ascii="Arial" w:hAnsi="Arial" w:cs="Arial"/>
                <w:sz w:val="28"/>
                <w:szCs w:val="28"/>
              </w:rPr>
            </w:pPr>
          </w:p>
        </w:tc>
      </w:tr>
    </w:tbl>
    <w:p w14:paraId="0946C824" w14:textId="77777777" w:rsidR="00530298" w:rsidRPr="00D9785B" w:rsidRDefault="00530298" w:rsidP="00730F29">
      <w:pPr>
        <w:rPr>
          <w:rFonts w:ascii="Arial" w:hAnsi="Arial" w:cs="Arial"/>
          <w:sz w:val="28"/>
          <w:szCs w:val="28"/>
        </w:rPr>
      </w:pPr>
    </w:p>
    <w:p w14:paraId="114B6004" w14:textId="77777777" w:rsidR="00B92271" w:rsidRPr="00D9785B" w:rsidRDefault="00B92271" w:rsidP="00B92271">
      <w:pPr>
        <w:rPr>
          <w:rFonts w:ascii="Arial" w:hAnsi="Arial" w:cs="Arial"/>
          <w:sz w:val="28"/>
          <w:szCs w:val="28"/>
          <w:highlight w:val="yellow"/>
        </w:rPr>
      </w:pPr>
      <w:r w:rsidRPr="00D9785B">
        <w:rPr>
          <w:rFonts w:ascii="Arial" w:hAnsi="Arial" w:cs="Arial"/>
          <w:sz w:val="28"/>
          <w:szCs w:val="28"/>
          <w:highlight w:val="yellow"/>
        </w:rPr>
        <w:t>(To be Removed)- The middle of this route happens on someone else's device, so your system is waiting on a person rather than on a network call. Show that state clearly instead of a spinner.</w:t>
      </w:r>
    </w:p>
    <w:p w14:paraId="13AF3852" w14:textId="77777777" w:rsidR="00B92271" w:rsidRPr="00D9785B" w:rsidRDefault="00B92271" w:rsidP="00B92271">
      <w:pPr>
        <w:rPr>
          <w:rFonts w:ascii="Arial" w:hAnsi="Arial" w:cs="Arial"/>
          <w:sz w:val="28"/>
          <w:szCs w:val="28"/>
        </w:rPr>
      </w:pPr>
      <w:r w:rsidRPr="00D9785B">
        <w:rPr>
          <w:rFonts w:ascii="Arial" w:hAnsi="Arial" w:cs="Arial"/>
          <w:sz w:val="28"/>
          <w:szCs w:val="28"/>
          <w:highlight w:val="yellow"/>
        </w:rPr>
        <w:t>The PID block is encrypted by the capture device and it expires. Send it as soon as you receive it rather than storing it.</w:t>
      </w:r>
    </w:p>
    <w:p w14:paraId="29411F92" w14:textId="49EAF738" w:rsidR="002A6C16" w:rsidRPr="00D9785B" w:rsidRDefault="00536113" w:rsidP="00411814">
      <w:pPr>
        <w:rPr>
          <w:rFonts w:ascii="Arial" w:hAnsi="Arial" w:cs="Arial"/>
          <w:b/>
          <w:bCs/>
          <w:sz w:val="28"/>
          <w:szCs w:val="28"/>
        </w:rPr>
      </w:pPr>
      <w:r w:rsidRPr="00D9785B">
        <w:rPr>
          <w:rFonts w:ascii="Arial" w:hAnsi="Arial" w:cs="Arial"/>
          <w:sz w:val="28"/>
          <w:szCs w:val="28"/>
        </w:rPr>
        <w:br/>
      </w:r>
      <w:r w:rsidR="00DD4021" w:rsidRPr="00D9785B">
        <w:rPr>
          <w:rFonts w:ascii="Arial" w:hAnsi="Arial" w:cs="Arial"/>
          <w:b/>
          <w:bCs/>
          <w:sz w:val="28"/>
          <w:szCs w:val="28"/>
        </w:rPr>
        <w:t>ABHA creation by demographic authentication</w:t>
      </w:r>
    </w:p>
    <w:tbl>
      <w:tblPr>
        <w:tblStyle w:val="TableGrid"/>
        <w:tblW w:w="0" w:type="auto"/>
        <w:tblLook w:val="04A0" w:firstRow="1" w:lastRow="0" w:firstColumn="1" w:lastColumn="0" w:noHBand="0" w:noVBand="1"/>
      </w:tblPr>
      <w:tblGrid>
        <w:gridCol w:w="7225"/>
        <w:gridCol w:w="6723"/>
      </w:tblGrid>
      <w:tr w:rsidR="002A6C16" w:rsidRPr="00D9785B" w14:paraId="0E3C5492" w14:textId="77777777" w:rsidTr="004335E5">
        <w:tc>
          <w:tcPr>
            <w:tcW w:w="7225" w:type="dxa"/>
            <w:hideMark/>
          </w:tcPr>
          <w:p w14:paraId="4264E321" w14:textId="77777777" w:rsidR="002A6C16" w:rsidRPr="00D9785B" w:rsidRDefault="002A6C16" w:rsidP="006E3384">
            <w:pPr>
              <w:spacing w:after="160" w:line="278" w:lineRule="auto"/>
              <w:rPr>
                <w:rFonts w:ascii="Arial" w:hAnsi="Arial" w:cs="Arial"/>
                <w:sz w:val="28"/>
                <w:szCs w:val="28"/>
              </w:rPr>
            </w:pPr>
            <w:r w:rsidRPr="00D9785B">
              <w:rPr>
                <w:rFonts w:ascii="Arial" w:hAnsi="Arial" w:cs="Arial"/>
                <w:sz w:val="28"/>
                <w:szCs w:val="28"/>
              </w:rPr>
              <w:t>Existing Statement</w:t>
            </w:r>
          </w:p>
        </w:tc>
        <w:tc>
          <w:tcPr>
            <w:tcW w:w="6723" w:type="dxa"/>
            <w:hideMark/>
          </w:tcPr>
          <w:p w14:paraId="336A4095" w14:textId="5199A9DC" w:rsidR="002A6C16" w:rsidRPr="00D9785B" w:rsidRDefault="00F00CE8" w:rsidP="006E3384">
            <w:pPr>
              <w:spacing w:after="160" w:line="278" w:lineRule="auto"/>
              <w:rPr>
                <w:rFonts w:ascii="Arial" w:hAnsi="Arial" w:cs="Arial"/>
                <w:sz w:val="28"/>
                <w:szCs w:val="28"/>
              </w:rPr>
            </w:pPr>
            <w:r w:rsidRPr="00D9785B">
              <w:rPr>
                <w:rFonts w:ascii="Arial" w:hAnsi="Arial" w:cs="Arial"/>
                <w:sz w:val="28"/>
                <w:szCs w:val="28"/>
              </w:rPr>
              <w:t>Revision</w:t>
            </w:r>
          </w:p>
        </w:tc>
      </w:tr>
      <w:tr w:rsidR="002A6C16" w:rsidRPr="00D9785B" w14:paraId="43382A30" w14:textId="77777777" w:rsidTr="004335E5">
        <w:tc>
          <w:tcPr>
            <w:tcW w:w="7225" w:type="dxa"/>
          </w:tcPr>
          <w:p w14:paraId="5705B207" w14:textId="77777777" w:rsidR="00506BAC" w:rsidRPr="00D9785B" w:rsidRDefault="00506BAC" w:rsidP="00506BAC">
            <w:pPr>
              <w:spacing w:after="160" w:line="278" w:lineRule="auto"/>
              <w:rPr>
                <w:rFonts w:ascii="Arial" w:hAnsi="Arial" w:cs="Arial"/>
                <w:sz w:val="28"/>
                <w:szCs w:val="28"/>
              </w:rPr>
            </w:pPr>
            <w:r w:rsidRPr="00D9785B">
              <w:rPr>
                <w:rFonts w:ascii="Arial" w:hAnsi="Arial" w:cs="Arial"/>
                <w:sz w:val="28"/>
                <w:szCs w:val="28"/>
              </w:rPr>
              <w:t>Government integrators build this route. Private ones do not. There is no OTP and no capture device: you send the Aadhaar number together with the name, date of birth and gender recorded against it, and Aadhaar either matches them or does not. The call is the same enrol/byAadhaar the OTP route ends on, with authMethods set to demo_auth and a demo_auth block carrying the encrypted Aadhaar number, the full name as per Aadhaar, the date of birth and the gender.</w:t>
            </w:r>
          </w:p>
          <w:p w14:paraId="108BAB5C" w14:textId="77777777" w:rsidR="00506BAC" w:rsidRPr="00D9785B" w:rsidRDefault="00506BAC" w:rsidP="00506BAC">
            <w:pPr>
              <w:spacing w:after="160" w:line="278" w:lineRule="auto"/>
              <w:rPr>
                <w:rFonts w:ascii="Arial" w:hAnsi="Arial" w:cs="Arial"/>
                <w:sz w:val="28"/>
                <w:szCs w:val="28"/>
              </w:rPr>
            </w:pPr>
            <w:r w:rsidRPr="00D9785B">
              <w:rPr>
                <w:rFonts w:ascii="Arial" w:hAnsi="Arial" w:cs="Arial"/>
                <w:sz w:val="28"/>
                <w:szCs w:val="28"/>
              </w:rPr>
              <w:lastRenderedPageBreak/>
              <w:t>Two things differ from the OTP route and both bite. The user token comes back as token at the top level rather than under tokens, so a client that reuses its OTP parsing reads nothing. And the account is issued with a default ABHA address already generated, which is why claiming an address is mandatory on the other routes and optional on this one. The default address is the fourteen digit number followed by @sbx or @abdm, which nobody can remember, so offer the person a readable address anyway.</w:t>
            </w:r>
          </w:p>
          <w:p w14:paraId="5939A2B7" w14:textId="77777777" w:rsidR="00506BAC" w:rsidRPr="00D9785B" w:rsidRDefault="00506BAC" w:rsidP="00506BAC">
            <w:pPr>
              <w:spacing w:after="160" w:line="278" w:lineRule="auto"/>
              <w:rPr>
                <w:rFonts w:ascii="Arial" w:hAnsi="Arial" w:cs="Arial"/>
                <w:sz w:val="28"/>
                <w:szCs w:val="28"/>
              </w:rPr>
            </w:pPr>
            <w:r w:rsidRPr="00D9785B">
              <w:rPr>
                <w:rFonts w:ascii="Arial" w:hAnsi="Arial" w:cs="Arial"/>
                <w:sz w:val="28"/>
                <w:szCs w:val="28"/>
              </w:rPr>
              <w:t>The specification calls the programmes that use this route integrated programmes. What a demographic mismatch returns, field by field, is not published; INVALID_DEMOGRAPHIC_DETAILS is the error the specification names.</w:t>
            </w:r>
          </w:p>
          <w:p w14:paraId="7D40C3A8" w14:textId="77777777" w:rsidR="002A6C16" w:rsidRPr="00D9785B" w:rsidRDefault="002A6C16" w:rsidP="006E3384">
            <w:pPr>
              <w:spacing w:after="160" w:line="278" w:lineRule="auto"/>
              <w:rPr>
                <w:rFonts w:ascii="Arial" w:hAnsi="Arial" w:cs="Arial"/>
                <w:sz w:val="28"/>
                <w:szCs w:val="28"/>
              </w:rPr>
            </w:pPr>
          </w:p>
        </w:tc>
        <w:tc>
          <w:tcPr>
            <w:tcW w:w="6723" w:type="dxa"/>
            <w:hideMark/>
          </w:tcPr>
          <w:p w14:paraId="38FCB62E" w14:textId="02BBF888" w:rsidR="00DD4021" w:rsidRPr="00D9785B" w:rsidRDefault="00DD4021" w:rsidP="00DD4021">
            <w:pPr>
              <w:spacing w:after="160" w:line="278" w:lineRule="auto"/>
              <w:rPr>
                <w:rFonts w:ascii="Arial" w:hAnsi="Arial" w:cs="Arial"/>
                <w:sz w:val="28"/>
                <w:szCs w:val="28"/>
              </w:rPr>
            </w:pPr>
            <w:r w:rsidRPr="00D9785B">
              <w:rPr>
                <w:rFonts w:ascii="Arial" w:hAnsi="Arial" w:cs="Arial"/>
                <w:sz w:val="28"/>
                <w:szCs w:val="28"/>
              </w:rPr>
              <w:lastRenderedPageBreak/>
              <w:t xml:space="preserve">This onboarding pathway is intended for eligible government programme integrations in accordance with ABDM guidelines. Unlike OTP-based or biometric authentication workflows, demographic authentication relies on validation of Aadhaar demographic information, including name, date of birth, and gender, through the prescribed verification process. The enrol/byAadhaar API is invoked with the appropriate authentication method and encrypted demographic details as specified in the </w:t>
            </w:r>
            <w:r w:rsidRPr="00D9785B">
              <w:rPr>
                <w:rFonts w:ascii="Arial" w:hAnsi="Arial" w:cs="Arial"/>
                <w:sz w:val="28"/>
                <w:szCs w:val="28"/>
              </w:rPr>
              <w:lastRenderedPageBreak/>
              <w:t>implementation guidelines. Implementers should account for the response structure defined for this workflow, including user token handling and ABHA address generation behaviour. A system-generated ABHA address may be assigned during account creation, and organizations may provide users with the option to configure a more user-friendly ABHA address where permitted. Any demographic verification failures should be handled in accordance with the error codes and response specifications published by ABDM.</w:t>
            </w:r>
          </w:p>
          <w:p w14:paraId="43EBAC27" w14:textId="77777777" w:rsidR="002A6C16" w:rsidRPr="00D9785B" w:rsidRDefault="002A6C16" w:rsidP="006E3384">
            <w:pPr>
              <w:spacing w:after="160" w:line="278" w:lineRule="auto"/>
              <w:rPr>
                <w:rFonts w:ascii="Arial" w:hAnsi="Arial" w:cs="Arial"/>
                <w:sz w:val="28"/>
                <w:szCs w:val="28"/>
              </w:rPr>
            </w:pPr>
          </w:p>
        </w:tc>
      </w:tr>
    </w:tbl>
    <w:p w14:paraId="24829932" w14:textId="7984BD6A" w:rsidR="003B42ED" w:rsidRPr="00D9785B" w:rsidRDefault="003B42ED" w:rsidP="003B42ED">
      <w:pPr>
        <w:jc w:val="both"/>
        <w:rPr>
          <w:rFonts w:ascii="Arial" w:hAnsi="Arial" w:cs="Arial"/>
          <w:sz w:val="28"/>
          <w:szCs w:val="28"/>
        </w:rPr>
      </w:pPr>
    </w:p>
    <w:tbl>
      <w:tblPr>
        <w:tblStyle w:val="TableGrid"/>
        <w:tblW w:w="0" w:type="auto"/>
        <w:tblLook w:val="04A0" w:firstRow="1" w:lastRow="0" w:firstColumn="1" w:lastColumn="0" w:noHBand="0" w:noVBand="1"/>
      </w:tblPr>
      <w:tblGrid>
        <w:gridCol w:w="7766"/>
        <w:gridCol w:w="6182"/>
      </w:tblGrid>
      <w:tr w:rsidR="00EC7DE5" w:rsidRPr="00D9785B" w14:paraId="795AE973" w14:textId="77777777" w:rsidTr="006E3384">
        <w:tc>
          <w:tcPr>
            <w:tcW w:w="0" w:type="auto"/>
            <w:hideMark/>
          </w:tcPr>
          <w:p w14:paraId="75549006" w14:textId="77777777" w:rsidR="00EC7DE5" w:rsidRPr="00D9785B" w:rsidRDefault="00EC7DE5" w:rsidP="006E3384">
            <w:pPr>
              <w:spacing w:after="160" w:line="278" w:lineRule="auto"/>
              <w:rPr>
                <w:rFonts w:ascii="Arial" w:hAnsi="Arial" w:cs="Arial"/>
                <w:sz w:val="28"/>
                <w:szCs w:val="28"/>
              </w:rPr>
            </w:pPr>
            <w:r w:rsidRPr="00D9785B">
              <w:rPr>
                <w:rFonts w:ascii="Arial" w:hAnsi="Arial" w:cs="Arial"/>
                <w:sz w:val="28"/>
                <w:szCs w:val="28"/>
              </w:rPr>
              <w:t>Existing Statement</w:t>
            </w:r>
          </w:p>
        </w:tc>
        <w:tc>
          <w:tcPr>
            <w:tcW w:w="0" w:type="auto"/>
            <w:hideMark/>
          </w:tcPr>
          <w:p w14:paraId="48261E08" w14:textId="65A98132" w:rsidR="00EC7DE5" w:rsidRPr="00D9785B" w:rsidRDefault="00F00CE8" w:rsidP="006E3384">
            <w:pPr>
              <w:spacing w:after="160" w:line="278" w:lineRule="auto"/>
              <w:rPr>
                <w:rFonts w:ascii="Arial" w:hAnsi="Arial" w:cs="Arial"/>
                <w:sz w:val="28"/>
                <w:szCs w:val="28"/>
              </w:rPr>
            </w:pPr>
            <w:r w:rsidRPr="00D9785B">
              <w:rPr>
                <w:rFonts w:ascii="Arial" w:hAnsi="Arial" w:cs="Arial"/>
                <w:sz w:val="28"/>
                <w:szCs w:val="28"/>
              </w:rPr>
              <w:t>Revision</w:t>
            </w:r>
          </w:p>
        </w:tc>
      </w:tr>
      <w:tr w:rsidR="00EC7DE5" w:rsidRPr="00D9785B" w14:paraId="0B03CB80" w14:textId="77777777" w:rsidTr="006E3384">
        <w:tc>
          <w:tcPr>
            <w:tcW w:w="0" w:type="auto"/>
          </w:tcPr>
          <w:p w14:paraId="694AAEF6" w14:textId="77777777" w:rsidR="00CE06CE" w:rsidRPr="00D9785B" w:rsidRDefault="00CE06CE" w:rsidP="00CE06CE">
            <w:pPr>
              <w:spacing w:after="160" w:line="278" w:lineRule="auto"/>
              <w:rPr>
                <w:rFonts w:ascii="Arial" w:hAnsi="Arial" w:cs="Arial"/>
                <w:sz w:val="28"/>
                <w:szCs w:val="28"/>
              </w:rPr>
            </w:pPr>
            <w:r w:rsidRPr="00D9785B">
              <w:rPr>
                <w:rFonts w:ascii="Arial" w:hAnsi="Arial" w:cs="Arial"/>
                <w:sz w:val="28"/>
                <w:szCs w:val="28"/>
              </w:rPr>
              <w:t xml:space="preserve">A parent or guardian can hold ABHA accounts for their children under their own account. NHA releases this route to </w:t>
            </w:r>
            <w:r w:rsidRPr="00D9785B">
              <w:rPr>
                <w:rFonts w:ascii="Arial" w:hAnsi="Arial" w:cs="Arial"/>
                <w:sz w:val="28"/>
                <w:szCs w:val="28"/>
              </w:rPr>
              <w:lastRenderedPageBreak/>
              <w:t>specific government integrators on its leadership's approval, so a private integration does not get it.</w:t>
            </w:r>
          </w:p>
          <w:p w14:paraId="7126F080" w14:textId="77777777" w:rsidR="00CE06CE" w:rsidRPr="00D9785B" w:rsidRDefault="00CE06CE" w:rsidP="00CE06CE">
            <w:pPr>
              <w:spacing w:after="160" w:line="278" w:lineRule="auto"/>
              <w:rPr>
                <w:rFonts w:ascii="Arial" w:hAnsi="Arial" w:cs="Arial"/>
                <w:sz w:val="28"/>
                <w:szCs w:val="28"/>
              </w:rPr>
            </w:pPr>
            <w:r w:rsidRPr="00D9785B">
              <w:rPr>
                <w:rFonts w:ascii="Arial" w:hAnsi="Arial" w:cs="Arial"/>
                <w:sz w:val="28"/>
                <w:szCs w:val="28"/>
              </w:rPr>
              <w:t>Three calls carry it, and a fourth is named by NHA and is not in the specification this portal holds.</w:t>
            </w:r>
          </w:p>
          <w:p w14:paraId="7DE5563B" w14:textId="77777777" w:rsidR="00CE06CE" w:rsidRPr="00D9785B" w:rsidRDefault="00CE06CE" w:rsidP="00CE06CE">
            <w:pPr>
              <w:spacing w:after="160" w:line="278" w:lineRule="auto"/>
              <w:rPr>
                <w:rFonts w:ascii="Arial" w:hAnsi="Arial" w:cs="Arial"/>
                <w:sz w:val="28"/>
                <w:szCs w:val="28"/>
              </w:rPr>
            </w:pPr>
            <w:r w:rsidRPr="00D9785B">
              <w:rPr>
                <w:rFonts w:ascii="Arial" w:hAnsi="Arial" w:cs="Arial"/>
                <w:b/>
                <w:bCs/>
                <w:sz w:val="28"/>
                <w:szCs w:val="28"/>
              </w:rPr>
              <w:t>Create:</w:t>
            </w:r>
            <w:r w:rsidRPr="00D9785B">
              <w:rPr>
                <w:rFonts w:ascii="Arial" w:hAnsi="Arial" w:cs="Arial"/>
                <w:sz w:val="28"/>
                <w:szCs w:val="28"/>
              </w:rPr>
              <w:t xml:space="preserve"> The same enrol/byAadhaar call, with authMethods set to child and a child block carrying the child's first and last name, day, month and year of birth and gender, and the parent's ABHA number or ABHA address. The parent is authenticated first, and must be 18 or older.</w:t>
            </w:r>
          </w:p>
          <w:p w14:paraId="622A1FD3" w14:textId="77777777" w:rsidR="00CE06CE" w:rsidRPr="00D9785B" w:rsidRDefault="00CE06CE" w:rsidP="00CE06CE">
            <w:pPr>
              <w:spacing w:after="160" w:line="278" w:lineRule="auto"/>
              <w:rPr>
                <w:rFonts w:ascii="Arial" w:hAnsi="Arial" w:cs="Arial"/>
                <w:sz w:val="28"/>
                <w:szCs w:val="28"/>
              </w:rPr>
            </w:pPr>
            <w:r w:rsidRPr="00D9785B">
              <w:rPr>
                <w:rFonts w:ascii="Arial" w:hAnsi="Arial" w:cs="Arial"/>
                <w:b/>
                <w:bCs/>
                <w:sz w:val="28"/>
                <w:szCs w:val="28"/>
              </w:rPr>
              <w:t>Update:</w:t>
            </w:r>
            <w:r w:rsidRPr="00D9785B">
              <w:rPr>
                <w:rFonts w:ascii="Arial" w:hAnsi="Arial" w:cs="Arial"/>
                <w:sz w:val="28"/>
                <w:szCs w:val="28"/>
              </w:rPr>
              <w:t xml:space="preserve"> PATCH /v3/profile/account with the child's ABHA number, name, date of birth and gender.</w:t>
            </w:r>
          </w:p>
          <w:p w14:paraId="0513CE61" w14:textId="77777777" w:rsidR="00CE06CE" w:rsidRPr="00D9785B" w:rsidRDefault="00CE06CE" w:rsidP="00CE06CE">
            <w:pPr>
              <w:spacing w:after="160" w:line="278" w:lineRule="auto"/>
              <w:rPr>
                <w:rFonts w:ascii="Arial" w:hAnsi="Arial" w:cs="Arial"/>
                <w:sz w:val="28"/>
                <w:szCs w:val="28"/>
              </w:rPr>
            </w:pPr>
            <w:r w:rsidRPr="00D9785B">
              <w:rPr>
                <w:rFonts w:ascii="Arial" w:hAnsi="Arial" w:cs="Arial"/>
                <w:b/>
                <w:bCs/>
                <w:sz w:val="28"/>
                <w:szCs w:val="28"/>
              </w:rPr>
              <w:t>List:</w:t>
            </w:r>
            <w:r w:rsidRPr="00D9785B">
              <w:rPr>
                <w:rFonts w:ascii="Arial" w:hAnsi="Arial" w:cs="Arial"/>
                <w:sz w:val="28"/>
                <w:szCs w:val="28"/>
              </w:rPr>
              <w:t xml:space="preserve"> GET /v3/enrollment/profile/children, which returns the children under the account and their count.</w:t>
            </w:r>
          </w:p>
          <w:p w14:paraId="63E101DA" w14:textId="77777777" w:rsidR="00CE06CE" w:rsidRPr="00D9785B" w:rsidRDefault="00CE06CE" w:rsidP="00CE06CE">
            <w:pPr>
              <w:spacing w:after="160" w:line="278" w:lineRule="auto"/>
              <w:rPr>
                <w:rFonts w:ascii="Arial" w:hAnsi="Arial" w:cs="Arial"/>
                <w:sz w:val="28"/>
                <w:szCs w:val="28"/>
              </w:rPr>
            </w:pPr>
            <w:r w:rsidRPr="00D9785B">
              <w:rPr>
                <w:rFonts w:ascii="Arial" w:hAnsi="Arial" w:cs="Arial"/>
                <w:b/>
                <w:bCs/>
                <w:sz w:val="28"/>
                <w:szCs w:val="28"/>
              </w:rPr>
              <w:t>KYC of a child ABHA</w:t>
            </w:r>
            <w:r w:rsidRPr="00D9785B">
              <w:rPr>
                <w:rFonts w:ascii="Arial" w:hAnsi="Arial" w:cs="Arial"/>
                <w:sz w:val="28"/>
                <w:szCs w:val="28"/>
              </w:rPr>
              <w:t xml:space="preserve"> is named in NHA's simplified flow and has no operation in the specification this portal holds. Ask NHA for it rather than designing around a guess.</w:t>
            </w:r>
          </w:p>
          <w:p w14:paraId="4A110540" w14:textId="77777777" w:rsidR="00CE06CE" w:rsidRPr="00D9785B" w:rsidRDefault="00CE06CE" w:rsidP="00CE06CE">
            <w:pPr>
              <w:spacing w:after="160" w:line="278" w:lineRule="auto"/>
              <w:rPr>
                <w:rFonts w:ascii="Arial" w:hAnsi="Arial" w:cs="Arial"/>
                <w:sz w:val="28"/>
                <w:szCs w:val="28"/>
              </w:rPr>
            </w:pPr>
            <w:r w:rsidRPr="00D9785B">
              <w:rPr>
                <w:rFonts w:ascii="Arial" w:hAnsi="Arial" w:cs="Arial"/>
                <w:sz w:val="28"/>
                <w:szCs w:val="28"/>
              </w:rPr>
              <w:t>Two refusals are worth handling by name before you meet them: a parent under 18, and an account that has already enrolled as many children as it may.</w:t>
            </w:r>
          </w:p>
          <w:p w14:paraId="311517EE" w14:textId="2378B87F" w:rsidR="00EC7DE5" w:rsidRPr="00D9785B" w:rsidRDefault="00EC7DE5" w:rsidP="006E3384">
            <w:pPr>
              <w:spacing w:after="160" w:line="278" w:lineRule="auto"/>
              <w:rPr>
                <w:rFonts w:ascii="Arial" w:hAnsi="Arial" w:cs="Arial"/>
                <w:sz w:val="28"/>
                <w:szCs w:val="28"/>
              </w:rPr>
            </w:pPr>
            <w:r w:rsidRPr="00D9785B">
              <w:rPr>
                <w:rFonts w:ascii="Arial" w:hAnsi="Arial" w:cs="Arial"/>
                <w:sz w:val="28"/>
                <w:szCs w:val="28"/>
              </w:rPr>
              <w:t>.</w:t>
            </w:r>
          </w:p>
          <w:p w14:paraId="1143D7A9" w14:textId="77777777" w:rsidR="00EC7DE5" w:rsidRPr="00D9785B" w:rsidRDefault="00EC7DE5" w:rsidP="006E3384">
            <w:pPr>
              <w:spacing w:after="160" w:line="278" w:lineRule="auto"/>
              <w:rPr>
                <w:rFonts w:ascii="Arial" w:hAnsi="Arial" w:cs="Arial"/>
                <w:sz w:val="28"/>
                <w:szCs w:val="28"/>
              </w:rPr>
            </w:pPr>
          </w:p>
        </w:tc>
        <w:tc>
          <w:tcPr>
            <w:tcW w:w="0" w:type="auto"/>
            <w:hideMark/>
          </w:tcPr>
          <w:p w14:paraId="5410711A" w14:textId="77777777" w:rsidR="003B5891" w:rsidRPr="00D9785B" w:rsidRDefault="003B5891" w:rsidP="003B5891">
            <w:pPr>
              <w:rPr>
                <w:rFonts w:ascii="Arial" w:hAnsi="Arial" w:cs="Arial"/>
                <w:sz w:val="28"/>
                <w:szCs w:val="28"/>
              </w:rPr>
            </w:pPr>
            <w:r w:rsidRPr="00D9785B">
              <w:rPr>
                <w:rFonts w:ascii="Arial" w:hAnsi="Arial" w:cs="Arial"/>
                <w:sz w:val="28"/>
                <w:szCs w:val="28"/>
              </w:rPr>
              <w:lastRenderedPageBreak/>
              <w:t xml:space="preserve">ABDM supports guardian-based management of ABHA accounts for eligible children in accordance with applicable policies and implementation guidelines. This functionality is </w:t>
            </w:r>
            <w:r w:rsidRPr="00D9785B">
              <w:rPr>
                <w:rFonts w:ascii="Arial" w:hAnsi="Arial" w:cs="Arial"/>
                <w:sz w:val="28"/>
                <w:szCs w:val="28"/>
              </w:rPr>
              <w:lastRenderedPageBreak/>
              <w:t>currently made available only to select government integrators, subject to approval by the National Health Authority (NHA). The workflow includes creation of a child ABHA linked to a verified parent or guardian account, updating child profile information, and retrieval of child accounts associated with the parent or guardian.</w:t>
            </w:r>
          </w:p>
          <w:p w14:paraId="2B5F887C" w14:textId="77777777" w:rsidR="00EC7DE5" w:rsidRPr="00D9785B" w:rsidRDefault="00EC7DE5" w:rsidP="00AE1C8E">
            <w:pPr>
              <w:rPr>
                <w:rFonts w:ascii="Arial" w:hAnsi="Arial" w:cs="Arial"/>
                <w:sz w:val="28"/>
                <w:szCs w:val="28"/>
              </w:rPr>
            </w:pPr>
          </w:p>
        </w:tc>
      </w:tr>
    </w:tbl>
    <w:p w14:paraId="4E5D8CBD" w14:textId="77777777" w:rsidR="002F06D3" w:rsidRPr="00D9785B" w:rsidRDefault="002F06D3" w:rsidP="002F06D3">
      <w:pPr>
        <w:rPr>
          <w:rFonts w:ascii="Arial" w:hAnsi="Arial" w:cs="Arial"/>
          <w:sz w:val="28"/>
          <w:szCs w:val="28"/>
        </w:rPr>
      </w:pPr>
    </w:p>
    <w:p w14:paraId="2F57B35B" w14:textId="017B6920" w:rsidR="00F64FF0" w:rsidRPr="00D9785B" w:rsidRDefault="00F64FF0" w:rsidP="00F64FF0">
      <w:pPr>
        <w:rPr>
          <w:rFonts w:ascii="Arial" w:hAnsi="Arial" w:cs="Arial"/>
          <w:b/>
          <w:bCs/>
          <w:sz w:val="28"/>
          <w:szCs w:val="28"/>
          <w:highlight w:val="yellow"/>
        </w:rPr>
      </w:pPr>
      <w:r w:rsidRPr="00D9785B">
        <w:rPr>
          <w:rFonts w:ascii="Arial" w:hAnsi="Arial" w:cs="Arial"/>
          <w:sz w:val="28"/>
          <w:szCs w:val="28"/>
          <w:highlight w:val="yellow"/>
        </w:rPr>
        <w:t xml:space="preserve">(To be removed)- This section need to be removed: </w:t>
      </w:r>
      <w:r w:rsidRPr="00D9785B">
        <w:rPr>
          <w:rFonts w:ascii="Arial" w:hAnsi="Arial" w:cs="Arial"/>
          <w:b/>
          <w:bCs/>
          <w:sz w:val="28"/>
          <w:szCs w:val="28"/>
          <w:highlight w:val="yellow"/>
        </w:rPr>
        <w:t>Create an ABHA from a document, not recommended</w:t>
      </w:r>
    </w:p>
    <w:p w14:paraId="300F9F76" w14:textId="7892DC85" w:rsidR="008A0F90" w:rsidRPr="00D9785B" w:rsidRDefault="009667E0" w:rsidP="009667E0">
      <w:pPr>
        <w:rPr>
          <w:rFonts w:ascii="Arial" w:hAnsi="Arial" w:cs="Arial"/>
          <w:b/>
          <w:bCs/>
          <w:sz w:val="28"/>
          <w:szCs w:val="28"/>
        </w:rPr>
      </w:pPr>
      <w:r w:rsidRPr="00D9785B">
        <w:rPr>
          <w:rFonts w:ascii="Arial" w:hAnsi="Arial" w:cs="Arial"/>
          <w:sz w:val="28"/>
          <w:szCs w:val="28"/>
          <w:highlight w:val="yellow"/>
        </w:rPr>
        <w:t>(To be removed)- This section need to be removed</w:t>
      </w:r>
      <w:r w:rsidRPr="00D9785B">
        <w:rPr>
          <w:rFonts w:ascii="Arial" w:hAnsi="Arial" w:cs="Arial"/>
          <w:b/>
          <w:bCs/>
          <w:sz w:val="28"/>
          <w:szCs w:val="28"/>
          <w:highlight w:val="yellow"/>
        </w:rPr>
        <w:t xml:space="preserve"> Attach a communication mobile numb</w:t>
      </w:r>
      <w:r w:rsidR="00A97863" w:rsidRPr="00D9785B">
        <w:rPr>
          <w:rFonts w:ascii="Arial" w:hAnsi="Arial" w:cs="Arial"/>
          <w:b/>
          <w:bCs/>
          <w:sz w:val="28"/>
          <w:szCs w:val="28"/>
          <w:highlight w:val="yellow"/>
        </w:rPr>
        <w:t>er</w:t>
      </w:r>
    </w:p>
    <w:p w14:paraId="2C9C071D" w14:textId="2EB6937D" w:rsidR="002C4947" w:rsidRPr="00D9785B" w:rsidRDefault="00FB185C" w:rsidP="009667E0">
      <w:pPr>
        <w:rPr>
          <w:rFonts w:ascii="Arial" w:hAnsi="Arial" w:cs="Arial"/>
          <w:b/>
          <w:bCs/>
          <w:sz w:val="28"/>
          <w:szCs w:val="28"/>
        </w:rPr>
      </w:pPr>
      <w:r w:rsidRPr="00D9785B">
        <w:rPr>
          <w:rFonts w:ascii="Arial" w:hAnsi="Arial" w:cs="Arial"/>
          <w:b/>
          <w:bCs/>
          <w:sz w:val="28"/>
          <w:szCs w:val="28"/>
        </w:rPr>
        <w:t xml:space="preserve">ABHA login </w:t>
      </w:r>
      <w:r w:rsidR="003A7234" w:rsidRPr="00D9785B">
        <w:rPr>
          <w:rFonts w:ascii="Arial" w:hAnsi="Arial" w:cs="Arial"/>
          <w:b/>
          <w:bCs/>
          <w:sz w:val="28"/>
          <w:szCs w:val="28"/>
        </w:rPr>
        <w:t>via</w:t>
      </w:r>
      <w:r w:rsidRPr="00D9785B">
        <w:rPr>
          <w:rFonts w:ascii="Arial" w:hAnsi="Arial" w:cs="Arial"/>
          <w:b/>
          <w:bCs/>
          <w:sz w:val="28"/>
          <w:szCs w:val="28"/>
        </w:rPr>
        <w:t xml:space="preserve"> mobile number</w:t>
      </w:r>
    </w:p>
    <w:tbl>
      <w:tblPr>
        <w:tblStyle w:val="TableGrid"/>
        <w:tblW w:w="0" w:type="auto"/>
        <w:tblLook w:val="04A0" w:firstRow="1" w:lastRow="0" w:firstColumn="1" w:lastColumn="0" w:noHBand="0" w:noVBand="1"/>
      </w:tblPr>
      <w:tblGrid>
        <w:gridCol w:w="6974"/>
        <w:gridCol w:w="6974"/>
      </w:tblGrid>
      <w:tr w:rsidR="002C4947" w:rsidRPr="00D9785B" w14:paraId="0202B1F3" w14:textId="77777777" w:rsidTr="006E3384">
        <w:tc>
          <w:tcPr>
            <w:tcW w:w="0" w:type="auto"/>
            <w:hideMark/>
          </w:tcPr>
          <w:p w14:paraId="4224AEAB" w14:textId="77777777" w:rsidR="002C4947" w:rsidRPr="00D9785B" w:rsidRDefault="002C4947" w:rsidP="006E3384">
            <w:pPr>
              <w:spacing w:after="160" w:line="278" w:lineRule="auto"/>
              <w:rPr>
                <w:rFonts w:ascii="Arial" w:hAnsi="Arial" w:cs="Arial"/>
                <w:sz w:val="28"/>
                <w:szCs w:val="28"/>
              </w:rPr>
            </w:pPr>
            <w:r w:rsidRPr="00D9785B">
              <w:rPr>
                <w:rFonts w:ascii="Arial" w:hAnsi="Arial" w:cs="Arial"/>
                <w:sz w:val="28"/>
                <w:szCs w:val="28"/>
              </w:rPr>
              <w:t>Existing Statement</w:t>
            </w:r>
          </w:p>
        </w:tc>
        <w:tc>
          <w:tcPr>
            <w:tcW w:w="0" w:type="auto"/>
            <w:hideMark/>
          </w:tcPr>
          <w:p w14:paraId="144DA6BF" w14:textId="2DBCE30D" w:rsidR="002C4947" w:rsidRPr="00D9785B" w:rsidRDefault="00F00CE8" w:rsidP="006E3384">
            <w:pPr>
              <w:spacing w:after="160" w:line="278" w:lineRule="auto"/>
              <w:rPr>
                <w:rFonts w:ascii="Arial" w:hAnsi="Arial" w:cs="Arial"/>
                <w:sz w:val="28"/>
                <w:szCs w:val="28"/>
              </w:rPr>
            </w:pPr>
            <w:r w:rsidRPr="00D9785B">
              <w:rPr>
                <w:rFonts w:ascii="Arial" w:hAnsi="Arial" w:cs="Arial"/>
                <w:sz w:val="28"/>
                <w:szCs w:val="28"/>
              </w:rPr>
              <w:t>Revision</w:t>
            </w:r>
          </w:p>
        </w:tc>
      </w:tr>
      <w:tr w:rsidR="002C4947" w:rsidRPr="00D9785B" w14:paraId="7423E925" w14:textId="77777777" w:rsidTr="006E3384">
        <w:tc>
          <w:tcPr>
            <w:tcW w:w="0" w:type="auto"/>
          </w:tcPr>
          <w:p w14:paraId="0F6953B1" w14:textId="77777777" w:rsidR="003960D2" w:rsidRPr="00D9785B" w:rsidRDefault="00FB185C" w:rsidP="003960D2">
            <w:pPr>
              <w:rPr>
                <w:rFonts w:ascii="Arial" w:hAnsi="Arial" w:cs="Arial"/>
                <w:sz w:val="28"/>
                <w:szCs w:val="28"/>
              </w:rPr>
            </w:pPr>
            <w:r w:rsidRPr="00D9785B">
              <w:rPr>
                <w:rFonts w:ascii="Arial" w:hAnsi="Arial" w:cs="Arial"/>
                <w:sz w:val="28"/>
                <w:szCs w:val="28"/>
              </w:rPr>
              <w:t>One mobile number can hold more than one ABHA, so this flow has a third step where the person says which account they mean</w:t>
            </w:r>
            <w:r w:rsidR="002C4947" w:rsidRPr="00D9785B">
              <w:rPr>
                <w:rFonts w:ascii="Arial" w:hAnsi="Arial" w:cs="Arial"/>
                <w:sz w:val="28"/>
                <w:szCs w:val="28"/>
              </w:rPr>
              <w:t>.</w:t>
            </w:r>
            <w:r w:rsidR="003960D2" w:rsidRPr="00D9785B">
              <w:rPr>
                <w:rFonts w:ascii="Arial" w:hAnsi="Arial" w:cs="Arial"/>
                <w:sz w:val="28"/>
                <w:szCs w:val="28"/>
              </w:rPr>
              <w:t xml:space="preserve"> Login by Aadhaar number, by ABHA number and by ABHA address follow the same two beats: request a challenge, then verify it. The challenge can be an Aadhaar OTP, a mobile OTP, a fingerprint or IRIS capture, or a face authentication scan. API reference lists which routes are mandatory.</w:t>
            </w:r>
          </w:p>
          <w:p w14:paraId="0004D68E" w14:textId="77777777" w:rsidR="002C4947" w:rsidRPr="00D9785B" w:rsidRDefault="002C4947" w:rsidP="006532C0">
            <w:pPr>
              <w:rPr>
                <w:rFonts w:ascii="Arial" w:hAnsi="Arial" w:cs="Arial"/>
                <w:sz w:val="28"/>
                <w:szCs w:val="28"/>
              </w:rPr>
            </w:pPr>
          </w:p>
        </w:tc>
        <w:tc>
          <w:tcPr>
            <w:tcW w:w="0" w:type="auto"/>
            <w:hideMark/>
          </w:tcPr>
          <w:p w14:paraId="32CA6E73" w14:textId="77777777" w:rsidR="006532C0" w:rsidRPr="00D9785B" w:rsidRDefault="006532C0" w:rsidP="006532C0">
            <w:pPr>
              <w:rPr>
                <w:rFonts w:ascii="Arial" w:hAnsi="Arial" w:cs="Arial"/>
                <w:sz w:val="28"/>
                <w:szCs w:val="28"/>
              </w:rPr>
            </w:pPr>
            <w:r w:rsidRPr="00D9785B">
              <w:rPr>
                <w:rFonts w:ascii="Arial" w:hAnsi="Arial" w:cs="Arial"/>
                <w:sz w:val="28"/>
                <w:szCs w:val="28"/>
              </w:rPr>
              <w:t xml:space="preserve">ABHA login using a registered mobile number enables individuals to securely access their ABHA-linked profile and services through a mobile OTP-based authentication process. Since a single mobile number may be associated with multiple ABHA accounts, the user may be required to select the appropriate ABHA account after successful verification. Upon completion of the authentication process, authorized access is granted to the individual's ABHA profile and associated services in accordance with ABDM guidelines. </w:t>
            </w:r>
          </w:p>
          <w:p w14:paraId="54A7C0B4" w14:textId="1373DFFD" w:rsidR="002C4947" w:rsidRPr="00D9785B" w:rsidRDefault="002C4947" w:rsidP="006E3384">
            <w:pPr>
              <w:rPr>
                <w:rFonts w:ascii="Arial" w:hAnsi="Arial" w:cs="Arial"/>
                <w:sz w:val="28"/>
                <w:szCs w:val="28"/>
              </w:rPr>
            </w:pPr>
          </w:p>
          <w:p w14:paraId="42989F4B" w14:textId="77777777" w:rsidR="002C4947" w:rsidRPr="00D9785B" w:rsidRDefault="002C4947" w:rsidP="006E3384">
            <w:pPr>
              <w:rPr>
                <w:rFonts w:ascii="Arial" w:hAnsi="Arial" w:cs="Arial"/>
                <w:sz w:val="28"/>
                <w:szCs w:val="28"/>
              </w:rPr>
            </w:pPr>
          </w:p>
        </w:tc>
      </w:tr>
    </w:tbl>
    <w:p w14:paraId="6B2E632E" w14:textId="77777777" w:rsidR="002C4947" w:rsidRPr="00D9785B" w:rsidRDefault="002C4947" w:rsidP="009667E0">
      <w:pPr>
        <w:rPr>
          <w:rFonts w:ascii="Arial" w:hAnsi="Arial" w:cs="Arial"/>
          <w:b/>
          <w:bCs/>
          <w:sz w:val="28"/>
          <w:szCs w:val="28"/>
        </w:rPr>
      </w:pPr>
    </w:p>
    <w:p w14:paraId="5A9285D2" w14:textId="77777777" w:rsidR="002C4947" w:rsidRPr="00D9785B" w:rsidRDefault="002C4947" w:rsidP="009667E0">
      <w:pPr>
        <w:rPr>
          <w:rFonts w:ascii="Arial" w:hAnsi="Arial" w:cs="Arial"/>
          <w:b/>
          <w:bCs/>
          <w:sz w:val="28"/>
          <w:szCs w:val="28"/>
        </w:rPr>
      </w:pPr>
    </w:p>
    <w:p w14:paraId="62F971B8" w14:textId="78C9A791" w:rsidR="008A0F90" w:rsidRPr="00D9785B" w:rsidRDefault="00C36119" w:rsidP="009667E0">
      <w:pPr>
        <w:rPr>
          <w:rFonts w:ascii="Arial" w:hAnsi="Arial" w:cs="Arial"/>
          <w:b/>
          <w:bCs/>
          <w:sz w:val="28"/>
          <w:szCs w:val="28"/>
        </w:rPr>
      </w:pPr>
      <w:r w:rsidRPr="00D9785B">
        <w:rPr>
          <w:rFonts w:ascii="Arial" w:hAnsi="Arial" w:cs="Arial"/>
          <w:b/>
          <w:bCs/>
          <w:sz w:val="28"/>
          <w:szCs w:val="28"/>
        </w:rPr>
        <w:t>Find AB</w:t>
      </w:r>
      <w:r w:rsidR="00894B67" w:rsidRPr="00D9785B">
        <w:rPr>
          <w:rFonts w:ascii="Arial" w:hAnsi="Arial" w:cs="Arial"/>
          <w:b/>
          <w:bCs/>
          <w:sz w:val="28"/>
          <w:szCs w:val="28"/>
        </w:rPr>
        <w:t>H</w:t>
      </w:r>
      <w:r w:rsidRPr="00D9785B">
        <w:rPr>
          <w:rFonts w:ascii="Arial" w:hAnsi="Arial" w:cs="Arial"/>
          <w:b/>
          <w:bCs/>
          <w:sz w:val="28"/>
          <w:szCs w:val="28"/>
        </w:rPr>
        <w:t xml:space="preserve">A from </w:t>
      </w:r>
      <w:r w:rsidR="008A0F90" w:rsidRPr="00D9785B">
        <w:rPr>
          <w:rFonts w:ascii="Arial" w:hAnsi="Arial" w:cs="Arial"/>
          <w:b/>
          <w:bCs/>
          <w:sz w:val="28"/>
          <w:szCs w:val="28"/>
        </w:rPr>
        <w:t>mobile number</w:t>
      </w:r>
      <w:r w:rsidR="00894B67" w:rsidRPr="00D9785B">
        <w:rPr>
          <w:rFonts w:ascii="Arial" w:hAnsi="Arial" w:cs="Arial"/>
          <w:b/>
          <w:bCs/>
          <w:sz w:val="28"/>
          <w:szCs w:val="28"/>
        </w:rPr>
        <w:t xml:space="preserve"> -Header Updated instead of </w:t>
      </w:r>
      <w:r w:rsidR="00A61A60" w:rsidRPr="00D9785B">
        <w:rPr>
          <w:rFonts w:ascii="Arial" w:hAnsi="Arial" w:cs="Arial"/>
          <w:b/>
          <w:bCs/>
          <w:sz w:val="28"/>
          <w:szCs w:val="28"/>
        </w:rPr>
        <w:t>Find an ABHA the person has forgotten</w:t>
      </w:r>
    </w:p>
    <w:tbl>
      <w:tblPr>
        <w:tblStyle w:val="TableGrid"/>
        <w:tblW w:w="0" w:type="auto"/>
        <w:tblLook w:val="04A0" w:firstRow="1" w:lastRow="0" w:firstColumn="1" w:lastColumn="0" w:noHBand="0" w:noVBand="1"/>
      </w:tblPr>
      <w:tblGrid>
        <w:gridCol w:w="6774"/>
        <w:gridCol w:w="7174"/>
      </w:tblGrid>
      <w:tr w:rsidR="00814FD3" w:rsidRPr="00D9785B" w14:paraId="3B60A9B8" w14:textId="77777777" w:rsidTr="006E3384">
        <w:tc>
          <w:tcPr>
            <w:tcW w:w="0" w:type="auto"/>
            <w:hideMark/>
          </w:tcPr>
          <w:p w14:paraId="39152A32" w14:textId="77777777" w:rsidR="00814FD3" w:rsidRPr="00D9785B" w:rsidRDefault="00814FD3" w:rsidP="006E3384">
            <w:pPr>
              <w:spacing w:after="160" w:line="278" w:lineRule="auto"/>
              <w:rPr>
                <w:rFonts w:ascii="Arial" w:hAnsi="Arial" w:cs="Arial"/>
                <w:sz w:val="28"/>
                <w:szCs w:val="28"/>
              </w:rPr>
            </w:pPr>
            <w:r w:rsidRPr="00D9785B">
              <w:rPr>
                <w:rFonts w:ascii="Arial" w:hAnsi="Arial" w:cs="Arial"/>
                <w:sz w:val="28"/>
                <w:szCs w:val="28"/>
              </w:rPr>
              <w:lastRenderedPageBreak/>
              <w:t>Existing Statement</w:t>
            </w:r>
          </w:p>
        </w:tc>
        <w:tc>
          <w:tcPr>
            <w:tcW w:w="0" w:type="auto"/>
            <w:hideMark/>
          </w:tcPr>
          <w:p w14:paraId="7C0087A4" w14:textId="5A1D4F17" w:rsidR="00814FD3" w:rsidRPr="00D9785B" w:rsidRDefault="00F00CE8" w:rsidP="006E3384">
            <w:pPr>
              <w:spacing w:after="160" w:line="278" w:lineRule="auto"/>
              <w:rPr>
                <w:rFonts w:ascii="Arial" w:hAnsi="Arial" w:cs="Arial"/>
                <w:sz w:val="28"/>
                <w:szCs w:val="28"/>
              </w:rPr>
            </w:pPr>
            <w:r w:rsidRPr="00D9785B">
              <w:rPr>
                <w:rFonts w:ascii="Arial" w:hAnsi="Arial" w:cs="Arial"/>
                <w:sz w:val="28"/>
                <w:szCs w:val="28"/>
              </w:rPr>
              <w:t>Revision</w:t>
            </w:r>
          </w:p>
        </w:tc>
      </w:tr>
      <w:tr w:rsidR="00814FD3" w:rsidRPr="00D9785B" w14:paraId="54A2DEC5" w14:textId="77777777" w:rsidTr="006E3384">
        <w:tc>
          <w:tcPr>
            <w:tcW w:w="0" w:type="auto"/>
          </w:tcPr>
          <w:p w14:paraId="53983766" w14:textId="77777777" w:rsidR="00894B67" w:rsidRPr="00D9785B" w:rsidRDefault="00F81796" w:rsidP="00894B67">
            <w:pPr>
              <w:rPr>
                <w:rFonts w:ascii="Arial" w:hAnsi="Arial" w:cs="Arial"/>
                <w:sz w:val="28"/>
                <w:szCs w:val="28"/>
              </w:rPr>
            </w:pPr>
            <w:r w:rsidRPr="00D9785B">
              <w:rPr>
                <w:rFonts w:ascii="Arial" w:hAnsi="Arial" w:cs="Arial"/>
                <w:sz w:val="28"/>
                <w:szCs w:val="28"/>
              </w:rPr>
              <w:t>People forget their ABHA. This route finds it from something they do remember, usually a mobile number, then makes them prove the account is theirs before anything is handed over. The proof step is the point, because a search on its own only tells you that an account exists</w:t>
            </w:r>
            <w:r w:rsidR="00814FD3" w:rsidRPr="00D9785B">
              <w:rPr>
                <w:rFonts w:ascii="Arial" w:hAnsi="Arial" w:cs="Arial"/>
                <w:sz w:val="28"/>
                <w:szCs w:val="28"/>
              </w:rPr>
              <w:t>.</w:t>
            </w:r>
            <w:r w:rsidR="00894B67" w:rsidRPr="00D9785B">
              <w:rPr>
                <w:rFonts w:ascii="Arial" w:hAnsi="Arial" w:cs="Arial"/>
                <w:sz w:val="28"/>
                <w:szCs w:val="28"/>
              </w:rPr>
              <w:t xml:space="preserve"> The search response names the masked mobile the OTP was sent to, for example one ending 0161. Show that to the person so they can confirm the number is theirs before they sit waiting for a message that will not arrive.</w:t>
            </w:r>
          </w:p>
          <w:p w14:paraId="11921355" w14:textId="77777777" w:rsidR="00894B67" w:rsidRPr="00D9785B" w:rsidRDefault="00894B67" w:rsidP="00894B67">
            <w:pPr>
              <w:rPr>
                <w:rFonts w:ascii="Arial" w:hAnsi="Arial" w:cs="Arial"/>
                <w:sz w:val="28"/>
                <w:szCs w:val="28"/>
              </w:rPr>
            </w:pPr>
          </w:p>
          <w:p w14:paraId="675A1B9C" w14:textId="2BFC5E1A" w:rsidR="00814FD3" w:rsidRPr="00D9785B" w:rsidRDefault="00894B67" w:rsidP="00894B67">
            <w:pPr>
              <w:spacing w:after="160" w:line="278" w:lineRule="auto"/>
              <w:rPr>
                <w:rFonts w:ascii="Arial" w:hAnsi="Arial" w:cs="Arial"/>
                <w:sz w:val="28"/>
                <w:szCs w:val="28"/>
              </w:rPr>
            </w:pPr>
            <w:r w:rsidRPr="00D9785B">
              <w:rPr>
                <w:rFonts w:ascii="Arial" w:hAnsi="Arial" w:cs="Arial"/>
                <w:sz w:val="28"/>
                <w:szCs w:val="28"/>
              </w:rPr>
              <w:t>Encrypt the identifier inside your own system. Do not send the identifier to a remote encryption helper or a third party site; that hands a patient identifier to a party that has no reason to hold it. See encryption for how to do it locally.</w:t>
            </w:r>
          </w:p>
          <w:p w14:paraId="06E21F8B" w14:textId="77777777" w:rsidR="00814FD3" w:rsidRPr="00D9785B" w:rsidRDefault="00814FD3" w:rsidP="006E3384">
            <w:pPr>
              <w:spacing w:after="160" w:line="278" w:lineRule="auto"/>
              <w:rPr>
                <w:rFonts w:ascii="Arial" w:hAnsi="Arial" w:cs="Arial"/>
                <w:sz w:val="28"/>
                <w:szCs w:val="28"/>
              </w:rPr>
            </w:pPr>
          </w:p>
        </w:tc>
        <w:tc>
          <w:tcPr>
            <w:tcW w:w="0" w:type="auto"/>
            <w:hideMark/>
          </w:tcPr>
          <w:p w14:paraId="07E6C808" w14:textId="77777777" w:rsidR="00C36119" w:rsidRPr="00D9785B" w:rsidRDefault="00C36119" w:rsidP="00C36119">
            <w:pPr>
              <w:rPr>
                <w:rFonts w:ascii="Arial" w:hAnsi="Arial" w:cs="Arial"/>
                <w:sz w:val="28"/>
                <w:szCs w:val="28"/>
              </w:rPr>
            </w:pPr>
            <w:r w:rsidRPr="00D9785B">
              <w:rPr>
                <w:rFonts w:ascii="Arial" w:hAnsi="Arial" w:cs="Arial"/>
                <w:sz w:val="28"/>
                <w:szCs w:val="28"/>
              </w:rPr>
              <w:t>This workflow enables discovery of an existing ABHA using a registered mobile number when an individual does not readily know their ABHA details. Upon successful verification of the mobile number, the system may return limited, non-sensitive information such as the individual's name, gender, and masked ABHA number, allowing confirmation of whether an ABHA has already been created. Access to complete profile information and sensitive account details requires successful authentication through approved mechanisms such as OTP, biometric authentication, or face authentication. All identifiers and personal information must be encrypted and processed within the integrating system in accordance with ABDM security, privacy, and data protection requirements.</w:t>
            </w:r>
          </w:p>
          <w:p w14:paraId="6AEE5795" w14:textId="77777777" w:rsidR="00814FD3" w:rsidRPr="00D9785B" w:rsidRDefault="00814FD3" w:rsidP="00C36119">
            <w:pPr>
              <w:rPr>
                <w:rFonts w:ascii="Arial" w:hAnsi="Arial" w:cs="Arial"/>
                <w:sz w:val="28"/>
                <w:szCs w:val="28"/>
              </w:rPr>
            </w:pPr>
          </w:p>
        </w:tc>
      </w:tr>
    </w:tbl>
    <w:p w14:paraId="76970FC1" w14:textId="77777777" w:rsidR="002B5427" w:rsidRPr="00D9785B" w:rsidRDefault="002B5427" w:rsidP="00726CC2">
      <w:pPr>
        <w:rPr>
          <w:rFonts w:ascii="Arial" w:hAnsi="Arial" w:cs="Arial"/>
          <w:sz w:val="28"/>
          <w:szCs w:val="28"/>
        </w:rPr>
      </w:pPr>
    </w:p>
    <w:p w14:paraId="548A2720" w14:textId="77777777" w:rsidR="00C577EA" w:rsidRPr="00D9785B" w:rsidRDefault="00C577EA" w:rsidP="0021686B">
      <w:pPr>
        <w:rPr>
          <w:rFonts w:ascii="Arial" w:hAnsi="Arial" w:cs="Arial"/>
          <w:b/>
          <w:bCs/>
          <w:sz w:val="28"/>
          <w:szCs w:val="28"/>
        </w:rPr>
      </w:pPr>
    </w:p>
    <w:p w14:paraId="0A45D481" w14:textId="77777777" w:rsidR="00C577EA" w:rsidRPr="00D9785B" w:rsidRDefault="00C577EA" w:rsidP="0021686B">
      <w:pPr>
        <w:rPr>
          <w:rFonts w:ascii="Arial" w:hAnsi="Arial" w:cs="Arial"/>
          <w:b/>
          <w:bCs/>
          <w:sz w:val="28"/>
          <w:szCs w:val="28"/>
        </w:rPr>
      </w:pPr>
    </w:p>
    <w:p w14:paraId="03A59BDD" w14:textId="77777777" w:rsidR="00C577EA" w:rsidRPr="00D9785B" w:rsidRDefault="00C577EA" w:rsidP="0021686B">
      <w:pPr>
        <w:rPr>
          <w:rFonts w:ascii="Arial" w:hAnsi="Arial" w:cs="Arial"/>
          <w:b/>
          <w:bCs/>
          <w:sz w:val="28"/>
          <w:szCs w:val="28"/>
        </w:rPr>
      </w:pPr>
    </w:p>
    <w:p w14:paraId="0E86DC4A" w14:textId="77777777" w:rsidR="00C577EA" w:rsidRPr="00D9785B" w:rsidRDefault="00C577EA" w:rsidP="0021686B">
      <w:pPr>
        <w:rPr>
          <w:rFonts w:ascii="Arial" w:hAnsi="Arial" w:cs="Arial"/>
          <w:b/>
          <w:bCs/>
          <w:sz w:val="28"/>
          <w:szCs w:val="28"/>
        </w:rPr>
      </w:pPr>
    </w:p>
    <w:p w14:paraId="1806ADB7" w14:textId="77777777" w:rsidR="00C577EA" w:rsidRPr="00D9785B" w:rsidRDefault="00C577EA" w:rsidP="0021686B">
      <w:pPr>
        <w:rPr>
          <w:rFonts w:ascii="Arial" w:hAnsi="Arial" w:cs="Arial"/>
          <w:b/>
          <w:bCs/>
          <w:sz w:val="28"/>
          <w:szCs w:val="28"/>
        </w:rPr>
      </w:pPr>
    </w:p>
    <w:p w14:paraId="094D636A" w14:textId="66BDBCF3" w:rsidR="0021686B" w:rsidRPr="00D9785B" w:rsidRDefault="00005743" w:rsidP="0021686B">
      <w:pPr>
        <w:rPr>
          <w:rFonts w:ascii="Arial" w:hAnsi="Arial" w:cs="Arial"/>
          <w:b/>
          <w:bCs/>
          <w:sz w:val="28"/>
          <w:szCs w:val="28"/>
        </w:rPr>
      </w:pPr>
      <w:r w:rsidRPr="00D9785B">
        <w:rPr>
          <w:rFonts w:ascii="Arial" w:hAnsi="Arial" w:cs="Arial"/>
          <w:b/>
          <w:bCs/>
          <w:sz w:val="28"/>
          <w:szCs w:val="28"/>
        </w:rPr>
        <w:t>ABHA Profile Management</w:t>
      </w:r>
      <w:r w:rsidR="0021686B" w:rsidRPr="00D9785B">
        <w:rPr>
          <w:rFonts w:ascii="Arial" w:hAnsi="Arial" w:cs="Arial"/>
          <w:b/>
          <w:bCs/>
          <w:sz w:val="28"/>
          <w:szCs w:val="28"/>
        </w:rPr>
        <w:t xml:space="preserve"> -Header Updated instead of </w:t>
      </w:r>
      <w:r w:rsidRPr="00D9785B">
        <w:rPr>
          <w:rFonts w:ascii="Arial" w:hAnsi="Arial" w:cs="Arial"/>
          <w:b/>
          <w:bCs/>
          <w:sz w:val="28"/>
          <w:szCs w:val="28"/>
        </w:rPr>
        <w:t>Profile, ABHA card and quick response (QR) code</w:t>
      </w:r>
    </w:p>
    <w:tbl>
      <w:tblPr>
        <w:tblStyle w:val="TableGrid"/>
        <w:tblW w:w="0" w:type="auto"/>
        <w:tblLook w:val="04A0" w:firstRow="1" w:lastRow="0" w:firstColumn="1" w:lastColumn="0" w:noHBand="0" w:noVBand="1"/>
      </w:tblPr>
      <w:tblGrid>
        <w:gridCol w:w="6755"/>
        <w:gridCol w:w="7193"/>
      </w:tblGrid>
      <w:tr w:rsidR="0021686B" w:rsidRPr="00D9785B" w14:paraId="3DBC43B6" w14:textId="77777777" w:rsidTr="006E3384">
        <w:tc>
          <w:tcPr>
            <w:tcW w:w="0" w:type="auto"/>
            <w:hideMark/>
          </w:tcPr>
          <w:p w14:paraId="78EB9A05" w14:textId="77777777" w:rsidR="0021686B" w:rsidRPr="00D9785B" w:rsidRDefault="0021686B" w:rsidP="006E3384">
            <w:pPr>
              <w:spacing w:after="160" w:line="278" w:lineRule="auto"/>
              <w:rPr>
                <w:rFonts w:ascii="Arial" w:hAnsi="Arial" w:cs="Arial"/>
                <w:sz w:val="28"/>
                <w:szCs w:val="28"/>
              </w:rPr>
            </w:pPr>
            <w:r w:rsidRPr="00D9785B">
              <w:rPr>
                <w:rFonts w:ascii="Arial" w:hAnsi="Arial" w:cs="Arial"/>
                <w:sz w:val="28"/>
                <w:szCs w:val="28"/>
              </w:rPr>
              <w:t>Existing Statement</w:t>
            </w:r>
          </w:p>
        </w:tc>
        <w:tc>
          <w:tcPr>
            <w:tcW w:w="0" w:type="auto"/>
            <w:hideMark/>
          </w:tcPr>
          <w:p w14:paraId="01809AB8" w14:textId="30C63107" w:rsidR="0021686B" w:rsidRPr="00D9785B" w:rsidRDefault="00F00CE8" w:rsidP="006E3384">
            <w:pPr>
              <w:spacing w:after="160" w:line="278" w:lineRule="auto"/>
              <w:rPr>
                <w:rFonts w:ascii="Arial" w:hAnsi="Arial" w:cs="Arial"/>
                <w:sz w:val="28"/>
                <w:szCs w:val="28"/>
              </w:rPr>
            </w:pPr>
            <w:r w:rsidRPr="00D9785B">
              <w:rPr>
                <w:rFonts w:ascii="Arial" w:hAnsi="Arial" w:cs="Arial"/>
                <w:sz w:val="28"/>
                <w:szCs w:val="28"/>
              </w:rPr>
              <w:t>Revision</w:t>
            </w:r>
          </w:p>
        </w:tc>
      </w:tr>
      <w:tr w:rsidR="0021686B" w:rsidRPr="00D9785B" w14:paraId="2E7351BD" w14:textId="77777777" w:rsidTr="006E3384">
        <w:tc>
          <w:tcPr>
            <w:tcW w:w="0" w:type="auto"/>
          </w:tcPr>
          <w:p w14:paraId="5177D062" w14:textId="1AE27810" w:rsidR="0021686B" w:rsidRPr="00D9785B" w:rsidRDefault="00D86172" w:rsidP="006E3384">
            <w:pPr>
              <w:spacing w:after="160" w:line="278" w:lineRule="auto"/>
              <w:rPr>
                <w:rFonts w:ascii="Arial" w:hAnsi="Arial" w:cs="Arial"/>
                <w:sz w:val="28"/>
                <w:szCs w:val="28"/>
              </w:rPr>
            </w:pPr>
            <w:r w:rsidRPr="00D9785B">
              <w:rPr>
                <w:rFonts w:ascii="Arial" w:hAnsi="Arial" w:cs="Arial"/>
                <w:sz w:val="28"/>
                <w:szCs w:val="28"/>
              </w:rPr>
              <w:t>Once you hold a token for a person, the profile reads are plain calls. Get profile, QR code and card download form one set.</w:t>
            </w:r>
            <w:r w:rsidR="0009617E" w:rsidRPr="00D9785B">
              <w:rPr>
                <w:rFonts w:ascii="Arial" w:hAnsi="Arial" w:cs="Arial"/>
                <w:sz w:val="28"/>
                <w:szCs w:val="28"/>
              </w:rPr>
              <w:t xml:space="preserve"> The card is returned in the response rather than fetched from a separate link. The content type and encoding of the card and QR code responses are not yet published. See the APIs page for the fields that are.</w:t>
            </w:r>
          </w:p>
          <w:p w14:paraId="7C8230BD" w14:textId="77777777" w:rsidR="0021686B" w:rsidRPr="00D9785B" w:rsidRDefault="0021686B" w:rsidP="006E3384">
            <w:pPr>
              <w:spacing w:after="160" w:line="278" w:lineRule="auto"/>
              <w:rPr>
                <w:rFonts w:ascii="Arial" w:hAnsi="Arial" w:cs="Arial"/>
                <w:sz w:val="28"/>
                <w:szCs w:val="28"/>
              </w:rPr>
            </w:pPr>
          </w:p>
        </w:tc>
        <w:tc>
          <w:tcPr>
            <w:tcW w:w="0" w:type="auto"/>
            <w:hideMark/>
          </w:tcPr>
          <w:p w14:paraId="335A591D" w14:textId="77777777" w:rsidR="00C577EA" w:rsidRPr="00D9785B" w:rsidRDefault="00C577EA" w:rsidP="00C577EA">
            <w:pPr>
              <w:rPr>
                <w:rFonts w:ascii="Arial" w:hAnsi="Arial" w:cs="Arial"/>
                <w:sz w:val="28"/>
                <w:szCs w:val="28"/>
              </w:rPr>
            </w:pPr>
            <w:r w:rsidRPr="00D9785B">
              <w:rPr>
                <w:rFonts w:ascii="Arial" w:hAnsi="Arial" w:cs="Arial"/>
                <w:sz w:val="28"/>
                <w:szCs w:val="28"/>
              </w:rPr>
              <w:t>This functionality enables retrieval and management of an individual's ABHA profile following successful authentication. Authorized users can access profile information, view their ABHA card, and retrieve the associated Quick Response (QR) code, which serves as a digital representation of the ABHA identifier for use across ABDM-enabled healthcare services. The workflow also supports profile updates in accordance with applicable ABDM guidelines, ensuring that health identity information remains accurate and up to date while complying with prescribed security, privacy, and authentication requirements</w:t>
            </w:r>
          </w:p>
          <w:p w14:paraId="4C9C97AB" w14:textId="77777777" w:rsidR="0021686B" w:rsidRPr="00D9785B" w:rsidRDefault="0021686B" w:rsidP="0009617E">
            <w:pPr>
              <w:rPr>
                <w:rFonts w:ascii="Arial" w:hAnsi="Arial" w:cs="Arial"/>
                <w:sz w:val="28"/>
                <w:szCs w:val="28"/>
              </w:rPr>
            </w:pPr>
          </w:p>
        </w:tc>
      </w:tr>
    </w:tbl>
    <w:p w14:paraId="59360AE9" w14:textId="77777777" w:rsidR="0021686B" w:rsidRPr="00D9785B" w:rsidRDefault="0021686B" w:rsidP="00726CC2">
      <w:pPr>
        <w:rPr>
          <w:rFonts w:ascii="Arial" w:hAnsi="Arial" w:cs="Arial"/>
          <w:sz w:val="28"/>
          <w:szCs w:val="28"/>
        </w:rPr>
      </w:pPr>
    </w:p>
    <w:p w14:paraId="0FBC8382" w14:textId="77777777" w:rsidR="00981EDA" w:rsidRPr="00D9785B" w:rsidRDefault="00981EDA" w:rsidP="00A768C3">
      <w:pPr>
        <w:rPr>
          <w:rFonts w:ascii="Arial" w:hAnsi="Arial" w:cs="Arial"/>
          <w:sz w:val="28"/>
          <w:szCs w:val="28"/>
        </w:rPr>
      </w:pPr>
    </w:p>
    <w:p w14:paraId="7C97B991" w14:textId="77777777" w:rsidR="00C577EA" w:rsidRPr="00D9785B" w:rsidRDefault="00C577EA">
      <w:pPr>
        <w:rPr>
          <w:rFonts w:ascii="Arial" w:hAnsi="Arial" w:cs="Arial"/>
          <w:sz w:val="28"/>
          <w:szCs w:val="28"/>
          <w:highlight w:val="yellow"/>
        </w:rPr>
      </w:pPr>
      <w:r w:rsidRPr="00D9785B">
        <w:rPr>
          <w:rFonts w:ascii="Arial" w:hAnsi="Arial" w:cs="Arial"/>
          <w:sz w:val="28"/>
          <w:szCs w:val="28"/>
          <w:highlight w:val="yellow"/>
        </w:rPr>
        <w:t>Removed the below Sections:</w:t>
      </w:r>
    </w:p>
    <w:p w14:paraId="2134AF27" w14:textId="3D6A2B34" w:rsidR="008F52F5" w:rsidRPr="00D9785B" w:rsidRDefault="00C577EA" w:rsidP="008F52F5">
      <w:pPr>
        <w:rPr>
          <w:rFonts w:ascii="Arial" w:hAnsi="Arial" w:cs="Arial"/>
          <w:sz w:val="28"/>
          <w:szCs w:val="28"/>
          <w:highlight w:val="yellow"/>
        </w:rPr>
      </w:pPr>
      <w:r w:rsidRPr="00D9785B">
        <w:rPr>
          <w:rFonts w:ascii="Arial" w:hAnsi="Arial" w:cs="Arial"/>
          <w:sz w:val="28"/>
          <w:szCs w:val="28"/>
          <w:highlight w:val="yellow"/>
        </w:rPr>
        <w:t>1.</w:t>
      </w:r>
      <w:r w:rsidR="008F52F5" w:rsidRPr="00D9785B">
        <w:rPr>
          <w:rFonts w:ascii="Arial" w:eastAsia="Times New Roman" w:hAnsi="Arial" w:cs="Arial"/>
          <w:color w:val="FFFFFF"/>
          <w:spacing w:val="-2"/>
          <w:kern w:val="0"/>
          <w:sz w:val="28"/>
          <w:szCs w:val="28"/>
          <w:highlight w:val="yellow"/>
          <w:lang w:eastAsia="en-IN"/>
          <w14:ligatures w14:val="none"/>
        </w:rPr>
        <w:t xml:space="preserve"> </w:t>
      </w:r>
      <w:r w:rsidR="008F52F5" w:rsidRPr="00D9785B">
        <w:rPr>
          <w:rFonts w:ascii="Arial" w:hAnsi="Arial" w:cs="Arial"/>
          <w:sz w:val="28"/>
          <w:szCs w:val="28"/>
          <w:highlight w:val="yellow"/>
        </w:rPr>
        <w:t>ABHA address with a mobile number</w:t>
      </w:r>
    </w:p>
    <w:p w14:paraId="01496A8D" w14:textId="7825C79E" w:rsidR="001B59CF" w:rsidRPr="00D9785B" w:rsidRDefault="008F52F5">
      <w:pPr>
        <w:rPr>
          <w:rFonts w:ascii="Arial" w:hAnsi="Arial" w:cs="Arial"/>
          <w:sz w:val="28"/>
          <w:szCs w:val="28"/>
        </w:rPr>
      </w:pPr>
      <w:r w:rsidRPr="00D9785B">
        <w:rPr>
          <w:rFonts w:ascii="Arial" w:hAnsi="Arial" w:cs="Arial"/>
          <w:sz w:val="28"/>
          <w:szCs w:val="28"/>
          <w:highlight w:val="yellow"/>
        </w:rPr>
        <w:lastRenderedPageBreak/>
        <w:t xml:space="preserve">2. </w:t>
      </w:r>
      <w:r w:rsidR="008E7C2D" w:rsidRPr="00D9785B">
        <w:rPr>
          <w:rFonts w:ascii="Arial" w:hAnsi="Arial" w:cs="Arial"/>
          <w:sz w:val="28"/>
          <w:szCs w:val="28"/>
          <w:highlight w:val="yellow"/>
        </w:rPr>
        <w:t xml:space="preserve">Section of - </w:t>
      </w:r>
      <w:r w:rsidRPr="00D9785B">
        <w:rPr>
          <w:rFonts w:ascii="Arial" w:hAnsi="Arial" w:cs="Arial"/>
          <w:sz w:val="28"/>
          <w:szCs w:val="28"/>
          <w:highlight w:val="yellow"/>
        </w:rPr>
        <w:t>A patient shares their profile at your counter</w:t>
      </w:r>
      <w:r w:rsidR="008E7C2D" w:rsidRPr="00D9785B">
        <w:rPr>
          <w:rFonts w:ascii="Arial" w:hAnsi="Arial" w:cs="Arial"/>
          <w:sz w:val="28"/>
          <w:szCs w:val="28"/>
          <w:highlight w:val="yellow"/>
        </w:rPr>
        <w:t xml:space="preserve"> </w:t>
      </w:r>
      <w:r w:rsidRPr="00D9785B">
        <w:rPr>
          <w:rFonts w:ascii="Arial" w:hAnsi="Arial" w:cs="Arial"/>
          <w:sz w:val="28"/>
          <w:szCs w:val="28"/>
          <w:highlight w:val="yellow"/>
        </w:rPr>
        <w:t xml:space="preserve">is </w:t>
      </w:r>
      <w:r w:rsidR="008C652E" w:rsidRPr="00D9785B">
        <w:rPr>
          <w:rFonts w:ascii="Arial" w:hAnsi="Arial" w:cs="Arial"/>
          <w:b/>
          <w:bCs/>
          <w:sz w:val="28"/>
          <w:szCs w:val="28"/>
          <w:highlight w:val="yellow"/>
        </w:rPr>
        <w:t>“</w:t>
      </w:r>
      <w:r w:rsidR="008E0F46" w:rsidRPr="00D9785B">
        <w:rPr>
          <w:rFonts w:ascii="Arial" w:hAnsi="Arial" w:cs="Arial"/>
          <w:b/>
          <w:bCs/>
          <w:sz w:val="28"/>
          <w:szCs w:val="28"/>
          <w:highlight w:val="yellow"/>
        </w:rPr>
        <w:t>Scan &amp; Register</w:t>
      </w:r>
      <w:r w:rsidR="008C652E" w:rsidRPr="00D9785B">
        <w:rPr>
          <w:rFonts w:ascii="Arial" w:hAnsi="Arial" w:cs="Arial"/>
          <w:b/>
          <w:bCs/>
          <w:sz w:val="28"/>
          <w:szCs w:val="28"/>
          <w:highlight w:val="yellow"/>
        </w:rPr>
        <w:t>”</w:t>
      </w:r>
      <w:r w:rsidR="008E0F46" w:rsidRPr="00D9785B">
        <w:rPr>
          <w:rFonts w:ascii="Arial" w:hAnsi="Arial" w:cs="Arial"/>
          <w:sz w:val="28"/>
          <w:szCs w:val="28"/>
          <w:highlight w:val="yellow"/>
        </w:rPr>
        <w:t xml:space="preserve"> use case </w:t>
      </w:r>
      <w:r w:rsidR="008E7C2D" w:rsidRPr="00D9785B">
        <w:rPr>
          <w:rFonts w:ascii="Arial" w:hAnsi="Arial" w:cs="Arial"/>
          <w:sz w:val="28"/>
          <w:szCs w:val="28"/>
          <w:highlight w:val="yellow"/>
        </w:rPr>
        <w:t xml:space="preserve">and </w:t>
      </w:r>
      <w:r w:rsidR="008E0F46" w:rsidRPr="00D9785B">
        <w:rPr>
          <w:rFonts w:ascii="Arial" w:hAnsi="Arial" w:cs="Arial"/>
          <w:sz w:val="28"/>
          <w:szCs w:val="28"/>
          <w:highlight w:val="yellow"/>
        </w:rPr>
        <w:t>need to separate it below M1</w:t>
      </w:r>
      <w:r w:rsidR="008C652E" w:rsidRPr="00D9785B">
        <w:rPr>
          <w:rFonts w:ascii="Arial" w:hAnsi="Arial" w:cs="Arial"/>
          <w:sz w:val="28"/>
          <w:szCs w:val="28"/>
          <w:highlight w:val="yellow"/>
        </w:rPr>
        <w:t>.</w:t>
      </w:r>
      <w:r w:rsidR="001B59CF" w:rsidRPr="00D9785B">
        <w:rPr>
          <w:rFonts w:ascii="Arial" w:hAnsi="Arial" w:cs="Arial"/>
          <w:sz w:val="28"/>
          <w:szCs w:val="28"/>
        </w:rPr>
        <w:br w:type="page"/>
      </w:r>
    </w:p>
    <w:p w14:paraId="5621C6F6" w14:textId="59D873B5" w:rsidR="0070052A" w:rsidRPr="00D9785B" w:rsidRDefault="0070052A" w:rsidP="0070052A">
      <w:pPr>
        <w:pStyle w:val="Heading1"/>
        <w:rPr>
          <w:rFonts w:ascii="Arial" w:hAnsi="Arial" w:cs="Arial"/>
        </w:rPr>
      </w:pPr>
      <w:r w:rsidRPr="00D9785B">
        <w:rPr>
          <w:rFonts w:ascii="Arial" w:hAnsi="Arial" w:cs="Arial"/>
        </w:rPr>
        <w:lastRenderedPageBreak/>
        <w:t>Milestone 1</w:t>
      </w:r>
      <w:r w:rsidR="008E7C2D" w:rsidRPr="00D9785B">
        <w:rPr>
          <w:rFonts w:ascii="Arial" w:hAnsi="Arial" w:cs="Arial"/>
        </w:rPr>
        <w:t xml:space="preserve"> Test Cases</w:t>
      </w:r>
    </w:p>
    <w:tbl>
      <w:tblPr>
        <w:tblStyle w:val="TableGrid"/>
        <w:tblW w:w="0" w:type="auto"/>
        <w:tblLook w:val="04A0" w:firstRow="1" w:lastRow="0" w:firstColumn="1" w:lastColumn="0" w:noHBand="0" w:noVBand="1"/>
      </w:tblPr>
      <w:tblGrid>
        <w:gridCol w:w="7225"/>
        <w:gridCol w:w="6723"/>
      </w:tblGrid>
      <w:tr w:rsidR="00154ACE" w:rsidRPr="00D9785B" w14:paraId="1ACC1D09" w14:textId="77777777" w:rsidTr="006E3384">
        <w:tc>
          <w:tcPr>
            <w:tcW w:w="0" w:type="auto"/>
            <w:gridSpan w:val="2"/>
            <w:shd w:val="clear" w:color="auto" w:fill="C1E4F5" w:themeFill="accent1" w:themeFillTint="33"/>
          </w:tcPr>
          <w:p w14:paraId="011B9913" w14:textId="77777777" w:rsidR="00154ACE" w:rsidRPr="00D9785B" w:rsidRDefault="00154ACE" w:rsidP="006E3384">
            <w:pPr>
              <w:rPr>
                <w:rFonts w:ascii="Arial" w:hAnsi="Arial" w:cs="Arial"/>
                <w:sz w:val="28"/>
                <w:szCs w:val="28"/>
              </w:rPr>
            </w:pPr>
            <w:r w:rsidRPr="00D9785B">
              <w:rPr>
                <w:rFonts w:ascii="Arial" w:hAnsi="Arial" w:cs="Arial"/>
                <w:b/>
                <w:bCs/>
                <w:sz w:val="28"/>
                <w:szCs w:val="28"/>
              </w:rPr>
              <w:t>URL</w:t>
            </w:r>
            <w:r w:rsidRPr="00D9785B">
              <w:rPr>
                <w:rFonts w:ascii="Arial" w:hAnsi="Arial" w:cs="Arial"/>
                <w:sz w:val="28"/>
                <w:szCs w:val="28"/>
              </w:rPr>
              <w:t>: https://abdm-docs.dev.eka.care/docs/hiecm/v3/resources/testing/m1</w:t>
            </w:r>
          </w:p>
        </w:tc>
      </w:tr>
      <w:tr w:rsidR="00154ACE" w:rsidRPr="00D9785B" w14:paraId="279FBAE2" w14:textId="77777777" w:rsidTr="00C347AF">
        <w:tc>
          <w:tcPr>
            <w:tcW w:w="7225" w:type="dxa"/>
            <w:hideMark/>
          </w:tcPr>
          <w:p w14:paraId="23829F6A" w14:textId="77777777" w:rsidR="00154ACE" w:rsidRPr="00D9785B" w:rsidRDefault="00154ACE" w:rsidP="006E3384">
            <w:pPr>
              <w:spacing w:after="160" w:line="278" w:lineRule="auto"/>
              <w:rPr>
                <w:rFonts w:ascii="Arial" w:hAnsi="Arial" w:cs="Arial"/>
                <w:b/>
                <w:bCs/>
                <w:sz w:val="28"/>
                <w:szCs w:val="28"/>
              </w:rPr>
            </w:pPr>
            <w:r w:rsidRPr="00D9785B">
              <w:rPr>
                <w:rFonts w:ascii="Arial" w:hAnsi="Arial" w:cs="Arial"/>
                <w:b/>
                <w:bCs/>
                <w:sz w:val="28"/>
                <w:szCs w:val="28"/>
              </w:rPr>
              <w:t>Existing Content</w:t>
            </w:r>
          </w:p>
        </w:tc>
        <w:tc>
          <w:tcPr>
            <w:tcW w:w="6723" w:type="dxa"/>
            <w:hideMark/>
          </w:tcPr>
          <w:p w14:paraId="652A6CE0" w14:textId="77777777" w:rsidR="00154ACE" w:rsidRPr="00D9785B" w:rsidRDefault="00154ACE" w:rsidP="006E3384">
            <w:pPr>
              <w:spacing w:after="160" w:line="278" w:lineRule="auto"/>
              <w:rPr>
                <w:rFonts w:ascii="Arial" w:hAnsi="Arial" w:cs="Arial"/>
                <w:b/>
                <w:bCs/>
                <w:sz w:val="28"/>
                <w:szCs w:val="28"/>
              </w:rPr>
            </w:pPr>
            <w:r w:rsidRPr="00D9785B">
              <w:rPr>
                <w:rFonts w:ascii="Arial" w:hAnsi="Arial" w:cs="Arial"/>
                <w:b/>
                <w:bCs/>
                <w:sz w:val="28"/>
                <w:szCs w:val="28"/>
              </w:rPr>
              <w:t>Suggested Changes</w:t>
            </w:r>
          </w:p>
        </w:tc>
      </w:tr>
      <w:tr w:rsidR="00154ACE" w:rsidRPr="00D9785B" w14:paraId="6A99A1DC" w14:textId="77777777" w:rsidTr="00C347AF">
        <w:tc>
          <w:tcPr>
            <w:tcW w:w="7225" w:type="dxa"/>
            <w:hideMark/>
          </w:tcPr>
          <w:p w14:paraId="35D148AB"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M1 is the identity milestone, so its cases are about creating an ABHA and proving it belongs to the person in front of you.</w:t>
            </w:r>
          </w:p>
        </w:tc>
        <w:tc>
          <w:tcPr>
            <w:tcW w:w="6723" w:type="dxa"/>
            <w:hideMark/>
          </w:tcPr>
          <w:p w14:paraId="38DD966C"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Milestone 1 (M1) covers the creation of an ABHA and the verification of ABHA during patient registration through ABDM-approved authentication mechanisms.</w:t>
            </w:r>
          </w:p>
          <w:p w14:paraId="27E07FF5" w14:textId="77777777" w:rsidR="00154ACE" w:rsidRPr="00D9785B" w:rsidRDefault="00154ACE" w:rsidP="006E3384">
            <w:pPr>
              <w:spacing w:after="160" w:line="278" w:lineRule="auto"/>
              <w:rPr>
                <w:rFonts w:ascii="Arial" w:hAnsi="Arial" w:cs="Arial"/>
                <w:sz w:val="28"/>
                <w:szCs w:val="28"/>
              </w:rPr>
            </w:pPr>
          </w:p>
        </w:tc>
      </w:tr>
      <w:tr w:rsidR="00154ACE" w:rsidRPr="00D9785B" w14:paraId="6F62217B" w14:textId="77777777" w:rsidTr="00C347AF">
        <w:tc>
          <w:tcPr>
            <w:tcW w:w="7225" w:type="dxa"/>
            <w:hideMark/>
          </w:tcPr>
          <w:p w14:paraId="22E3562E"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Four creation routes are covered end to end: Aadhaar OTP, Aadhaar biometric, demographic authentication, and driving licence or PAN. Verification, fetching details by Aadhaar number, the ABHA QR code, profile read and update, and profile sharing follow.</w:t>
            </w:r>
          </w:p>
        </w:tc>
        <w:tc>
          <w:tcPr>
            <w:tcW w:w="6723" w:type="dxa"/>
            <w:hideMark/>
          </w:tcPr>
          <w:p w14:paraId="066DF3B6"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Milestone 1 (M1) includes the creation of ABHA through Aadhaar OTP, Aadhaar Biometric Authentication, Aadhaar Demographic Authentication (where applicable) in accordance with the applicable ABDM guidelines and implementation requirements.  It includes functionalities related to ABHA verification, profile management, QR based scan and register.</w:t>
            </w:r>
          </w:p>
          <w:p w14:paraId="432B4E28" w14:textId="77777777" w:rsidR="00154ACE" w:rsidRPr="00D9785B" w:rsidRDefault="00154ACE" w:rsidP="006E3384">
            <w:pPr>
              <w:spacing w:after="160" w:line="278" w:lineRule="auto"/>
              <w:rPr>
                <w:rFonts w:ascii="Arial" w:hAnsi="Arial" w:cs="Arial"/>
                <w:sz w:val="28"/>
                <w:szCs w:val="28"/>
              </w:rPr>
            </w:pPr>
          </w:p>
        </w:tc>
      </w:tr>
      <w:tr w:rsidR="00154ACE" w:rsidRPr="00D9785B" w14:paraId="2C5F3853" w14:textId="77777777" w:rsidTr="00C347AF">
        <w:tc>
          <w:tcPr>
            <w:tcW w:w="7225" w:type="dxa"/>
            <w:hideMark/>
          </w:tcPr>
          <w:p w14:paraId="22AB5A6E"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Demographic authentication is open to trusted entities, so its cases apply only if you are one.</w:t>
            </w:r>
          </w:p>
        </w:tc>
        <w:tc>
          <w:tcPr>
            <w:tcW w:w="6723" w:type="dxa"/>
            <w:hideMark/>
          </w:tcPr>
          <w:p w14:paraId="22B8F36C"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Demographic Authentication is applicable only to government entities as per ABDM guidelines.</w:t>
            </w:r>
            <w:r w:rsidRPr="00D9785B">
              <w:rPr>
                <w:rFonts w:ascii="Arial" w:hAnsi="Arial" w:cs="Arial"/>
                <w:sz w:val="28"/>
                <w:szCs w:val="28"/>
              </w:rPr>
              <w:br/>
            </w:r>
            <w:r w:rsidRPr="00D9785B">
              <w:rPr>
                <w:rFonts w:ascii="Arial" w:hAnsi="Arial" w:cs="Arial"/>
                <w:sz w:val="28"/>
                <w:szCs w:val="28"/>
              </w:rPr>
              <w:lastRenderedPageBreak/>
              <w:br/>
            </w:r>
          </w:p>
        </w:tc>
      </w:tr>
      <w:tr w:rsidR="00154ACE" w:rsidRPr="00D9785B" w14:paraId="78C253B1" w14:textId="77777777" w:rsidTr="00C347AF">
        <w:tc>
          <w:tcPr>
            <w:tcW w:w="7225" w:type="dxa"/>
            <w:hideMark/>
          </w:tcPr>
          <w:p w14:paraId="5C008392"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lastRenderedPageBreak/>
              <w:t>One case is about your own system rather than ours.</w:t>
            </w:r>
          </w:p>
        </w:tc>
        <w:tc>
          <w:tcPr>
            <w:tcW w:w="6723" w:type="dxa"/>
            <w:hideMark/>
          </w:tcPr>
          <w:p w14:paraId="1AC45374"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Detailed Test cases listing is given below.</w:t>
            </w:r>
          </w:p>
        </w:tc>
      </w:tr>
      <w:tr w:rsidR="00154ACE" w:rsidRPr="00D9785B" w14:paraId="476418E1" w14:textId="77777777" w:rsidTr="00C347AF">
        <w:tc>
          <w:tcPr>
            <w:tcW w:w="7225" w:type="dxa"/>
            <w:hideMark/>
          </w:tcPr>
          <w:p w14:paraId="5211A33D" w14:textId="77777777" w:rsidR="00154ACE" w:rsidRPr="00D9785B" w:rsidRDefault="00154ACE" w:rsidP="006E3384">
            <w:pPr>
              <w:spacing w:after="160" w:line="278" w:lineRule="auto"/>
              <w:rPr>
                <w:rFonts w:ascii="Arial" w:hAnsi="Arial" w:cs="Arial"/>
                <w:sz w:val="28"/>
                <w:szCs w:val="28"/>
                <w:highlight w:val="yellow"/>
              </w:rPr>
            </w:pPr>
            <w:r w:rsidRPr="00D9785B">
              <w:rPr>
                <w:rFonts w:ascii="Arial" w:hAnsi="Arial" w:cs="Arial"/>
                <w:sz w:val="28"/>
                <w:szCs w:val="28"/>
                <w:highlight w:val="yellow"/>
              </w:rPr>
              <w:t>One ABHA number resolves to one patient record in it.</w:t>
            </w:r>
          </w:p>
        </w:tc>
        <w:tc>
          <w:tcPr>
            <w:tcW w:w="6723" w:type="dxa"/>
            <w:hideMark/>
          </w:tcPr>
          <w:p w14:paraId="09B03168" w14:textId="77777777" w:rsidR="00154ACE" w:rsidRPr="00D9785B" w:rsidRDefault="00154ACE" w:rsidP="006E3384">
            <w:pPr>
              <w:spacing w:after="160" w:line="278" w:lineRule="auto"/>
              <w:rPr>
                <w:rFonts w:ascii="Arial" w:hAnsi="Arial" w:cs="Arial"/>
                <w:sz w:val="28"/>
                <w:szCs w:val="28"/>
                <w:highlight w:val="yellow"/>
              </w:rPr>
            </w:pPr>
            <w:r w:rsidRPr="00D9785B">
              <w:rPr>
                <w:rFonts w:ascii="Arial" w:hAnsi="Arial" w:cs="Arial"/>
                <w:sz w:val="28"/>
                <w:szCs w:val="28"/>
                <w:highlight w:val="yellow"/>
              </w:rPr>
              <w:t>To be removed</w:t>
            </w:r>
          </w:p>
        </w:tc>
      </w:tr>
      <w:tr w:rsidR="00154ACE" w:rsidRPr="00D9785B" w14:paraId="505A31FC" w14:textId="77777777" w:rsidTr="00C347AF">
        <w:tc>
          <w:tcPr>
            <w:tcW w:w="7225" w:type="dxa"/>
            <w:hideMark/>
          </w:tcPr>
          <w:p w14:paraId="661B4F1F" w14:textId="77777777" w:rsidR="00154ACE" w:rsidRPr="00D9785B" w:rsidRDefault="00154ACE" w:rsidP="006E3384">
            <w:pPr>
              <w:spacing w:after="160" w:line="278" w:lineRule="auto"/>
              <w:rPr>
                <w:rFonts w:ascii="Arial" w:hAnsi="Arial" w:cs="Arial"/>
                <w:sz w:val="28"/>
                <w:szCs w:val="28"/>
                <w:highlight w:val="yellow"/>
              </w:rPr>
            </w:pPr>
            <w:r w:rsidRPr="00D9785B">
              <w:rPr>
                <w:rFonts w:ascii="Arial" w:hAnsi="Arial" w:cs="Arial"/>
                <w:sz w:val="28"/>
                <w:szCs w:val="28"/>
                <w:highlight w:val="yellow"/>
              </w:rPr>
              <w:t>66 are certification cases, and each keeps the id you will be asked about at certification.</w:t>
            </w:r>
          </w:p>
        </w:tc>
        <w:tc>
          <w:tcPr>
            <w:tcW w:w="6723" w:type="dxa"/>
            <w:hideMark/>
          </w:tcPr>
          <w:p w14:paraId="40B73ADE" w14:textId="77777777" w:rsidR="00154ACE" w:rsidRPr="00D9785B" w:rsidRDefault="00154ACE" w:rsidP="006E3384">
            <w:pPr>
              <w:spacing w:after="160" w:line="278" w:lineRule="auto"/>
              <w:rPr>
                <w:rFonts w:ascii="Arial" w:hAnsi="Arial" w:cs="Arial"/>
                <w:sz w:val="28"/>
                <w:szCs w:val="28"/>
                <w:highlight w:val="yellow"/>
              </w:rPr>
            </w:pPr>
            <w:r w:rsidRPr="00D9785B">
              <w:rPr>
                <w:rFonts w:ascii="Arial" w:hAnsi="Arial" w:cs="Arial"/>
                <w:sz w:val="28"/>
                <w:szCs w:val="28"/>
                <w:highlight w:val="yellow"/>
              </w:rPr>
              <w:t xml:space="preserve">To be removed. </w:t>
            </w:r>
          </w:p>
        </w:tc>
      </w:tr>
      <w:tr w:rsidR="00154ACE" w:rsidRPr="00D9785B" w14:paraId="72CF1A18" w14:textId="77777777" w:rsidTr="00C347AF">
        <w:tc>
          <w:tcPr>
            <w:tcW w:w="7225" w:type="dxa"/>
            <w:hideMark/>
          </w:tcPr>
          <w:p w14:paraId="2F3C7A7F" w14:textId="77777777" w:rsidR="00154ACE" w:rsidRPr="00D9785B" w:rsidRDefault="00154ACE" w:rsidP="006E3384">
            <w:pPr>
              <w:spacing w:after="160" w:line="278" w:lineRule="auto"/>
              <w:rPr>
                <w:rFonts w:ascii="Arial" w:hAnsi="Arial" w:cs="Arial"/>
                <w:sz w:val="28"/>
                <w:szCs w:val="28"/>
                <w:highlight w:val="yellow"/>
              </w:rPr>
            </w:pPr>
            <w:r w:rsidRPr="00D9785B">
              <w:rPr>
                <w:rFonts w:ascii="Arial" w:hAnsi="Arial" w:cs="Arial"/>
                <w:sz w:val="28"/>
                <w:szCs w:val="28"/>
                <w:highlight w:val="yellow"/>
              </w:rPr>
              <w:t>56 are Portal checks, which are suggestions rather than requirements.</w:t>
            </w:r>
          </w:p>
        </w:tc>
        <w:tc>
          <w:tcPr>
            <w:tcW w:w="6723" w:type="dxa"/>
            <w:hideMark/>
          </w:tcPr>
          <w:p w14:paraId="3E342DD5" w14:textId="77777777" w:rsidR="00154ACE" w:rsidRPr="00D9785B" w:rsidRDefault="00154ACE" w:rsidP="006E3384">
            <w:pPr>
              <w:spacing w:after="160" w:line="278" w:lineRule="auto"/>
              <w:rPr>
                <w:rFonts w:ascii="Arial" w:hAnsi="Arial" w:cs="Arial"/>
                <w:sz w:val="28"/>
                <w:szCs w:val="28"/>
                <w:highlight w:val="yellow"/>
              </w:rPr>
            </w:pPr>
            <w:r w:rsidRPr="00D9785B">
              <w:rPr>
                <w:rFonts w:ascii="Arial" w:hAnsi="Arial" w:cs="Arial"/>
                <w:sz w:val="28"/>
                <w:szCs w:val="28"/>
                <w:highlight w:val="yellow"/>
              </w:rPr>
              <w:t xml:space="preserve">To be removed </w:t>
            </w:r>
          </w:p>
        </w:tc>
      </w:tr>
      <w:tr w:rsidR="00154ACE" w:rsidRPr="00D9785B" w14:paraId="369A376A" w14:textId="77777777" w:rsidTr="00C347AF">
        <w:tc>
          <w:tcPr>
            <w:tcW w:w="7225" w:type="dxa"/>
            <w:hideMark/>
          </w:tcPr>
          <w:p w14:paraId="0E290322" w14:textId="77777777" w:rsidR="00154ACE" w:rsidRPr="00D9785B" w:rsidRDefault="00154ACE" w:rsidP="006E3384">
            <w:pPr>
              <w:spacing w:after="160" w:line="278" w:lineRule="auto"/>
              <w:rPr>
                <w:rFonts w:ascii="Arial" w:hAnsi="Arial" w:cs="Arial"/>
                <w:sz w:val="28"/>
                <w:szCs w:val="28"/>
                <w:highlight w:val="yellow"/>
              </w:rPr>
            </w:pPr>
            <w:r w:rsidRPr="00D9785B">
              <w:rPr>
                <w:rFonts w:ascii="Arial" w:hAnsi="Arial" w:cs="Arial"/>
                <w:sz w:val="28"/>
                <w:szCs w:val="28"/>
                <w:highlight w:val="yellow"/>
              </w:rPr>
              <w:t>proving it belongs to the person in front of you</w:t>
            </w:r>
          </w:p>
        </w:tc>
        <w:tc>
          <w:tcPr>
            <w:tcW w:w="6723" w:type="dxa"/>
            <w:hideMark/>
          </w:tcPr>
          <w:p w14:paraId="5669DEEE" w14:textId="77777777" w:rsidR="00154ACE" w:rsidRPr="00D9785B" w:rsidRDefault="00154ACE" w:rsidP="006E3384">
            <w:pPr>
              <w:spacing w:after="160" w:line="278" w:lineRule="auto"/>
              <w:rPr>
                <w:rFonts w:ascii="Arial" w:hAnsi="Arial" w:cs="Arial"/>
                <w:sz w:val="28"/>
                <w:szCs w:val="28"/>
                <w:highlight w:val="yellow"/>
              </w:rPr>
            </w:pPr>
            <w:r w:rsidRPr="00D9785B">
              <w:rPr>
                <w:rFonts w:ascii="Arial" w:hAnsi="Arial" w:cs="Arial"/>
                <w:sz w:val="28"/>
                <w:szCs w:val="28"/>
                <w:highlight w:val="yellow"/>
              </w:rPr>
              <w:t>To be removed</w:t>
            </w:r>
          </w:p>
        </w:tc>
      </w:tr>
      <w:tr w:rsidR="00154ACE" w:rsidRPr="00D9785B" w14:paraId="12DE0A97" w14:textId="77777777" w:rsidTr="00C347AF">
        <w:tc>
          <w:tcPr>
            <w:tcW w:w="7225" w:type="dxa"/>
            <w:hideMark/>
          </w:tcPr>
          <w:p w14:paraId="554CA703" w14:textId="77777777" w:rsidR="00154ACE" w:rsidRPr="00D9785B" w:rsidRDefault="00154ACE" w:rsidP="006E3384">
            <w:pPr>
              <w:spacing w:after="160" w:line="278" w:lineRule="auto"/>
              <w:rPr>
                <w:rFonts w:ascii="Arial" w:hAnsi="Arial" w:cs="Arial"/>
                <w:sz w:val="28"/>
                <w:szCs w:val="28"/>
                <w:highlight w:val="yellow"/>
              </w:rPr>
            </w:pPr>
            <w:r w:rsidRPr="00D9785B">
              <w:rPr>
                <w:rFonts w:ascii="Arial" w:hAnsi="Arial" w:cs="Arial"/>
                <w:sz w:val="28"/>
                <w:szCs w:val="28"/>
                <w:highlight w:val="yellow"/>
              </w:rPr>
              <w:t>if you are one</w:t>
            </w:r>
          </w:p>
        </w:tc>
        <w:tc>
          <w:tcPr>
            <w:tcW w:w="6723" w:type="dxa"/>
            <w:hideMark/>
          </w:tcPr>
          <w:p w14:paraId="78AFFF32" w14:textId="77777777" w:rsidR="00154ACE" w:rsidRPr="00D9785B" w:rsidRDefault="00154ACE" w:rsidP="006E3384">
            <w:pPr>
              <w:spacing w:after="160" w:line="278" w:lineRule="auto"/>
              <w:rPr>
                <w:rFonts w:ascii="Arial" w:hAnsi="Arial" w:cs="Arial"/>
                <w:sz w:val="28"/>
                <w:szCs w:val="28"/>
                <w:highlight w:val="yellow"/>
              </w:rPr>
            </w:pPr>
            <w:r w:rsidRPr="00D9785B">
              <w:rPr>
                <w:rFonts w:ascii="Arial" w:hAnsi="Arial" w:cs="Arial"/>
                <w:sz w:val="28"/>
                <w:szCs w:val="28"/>
                <w:highlight w:val="yellow"/>
              </w:rPr>
              <w:t>To be removed</w:t>
            </w:r>
          </w:p>
        </w:tc>
      </w:tr>
      <w:tr w:rsidR="00154ACE" w:rsidRPr="00D9785B" w14:paraId="2AB67ED6" w14:textId="77777777" w:rsidTr="00C347AF">
        <w:tc>
          <w:tcPr>
            <w:tcW w:w="7225" w:type="dxa"/>
          </w:tcPr>
          <w:p w14:paraId="6B490C35" w14:textId="77777777" w:rsidR="00154ACE" w:rsidRPr="00D9785B" w:rsidRDefault="00154ACE" w:rsidP="006E3384">
            <w:pPr>
              <w:rPr>
                <w:rFonts w:ascii="Arial" w:hAnsi="Arial" w:cs="Arial"/>
                <w:sz w:val="28"/>
                <w:szCs w:val="28"/>
              </w:rPr>
            </w:pPr>
            <w:r w:rsidRPr="00D9785B">
              <w:rPr>
                <w:rFonts w:ascii="Arial" w:hAnsi="Arial" w:cs="Arial"/>
                <w:sz w:val="28"/>
                <w:szCs w:val="28"/>
              </w:rPr>
              <w:t xml:space="preserve">Existing Test cases </w:t>
            </w:r>
          </w:p>
        </w:tc>
        <w:tc>
          <w:tcPr>
            <w:tcW w:w="6723" w:type="dxa"/>
          </w:tcPr>
          <w:p w14:paraId="6C6646C9" w14:textId="77777777" w:rsidR="00154ACE" w:rsidRPr="00D9785B" w:rsidRDefault="00154ACE" w:rsidP="006E3384">
            <w:pPr>
              <w:rPr>
                <w:rFonts w:ascii="Arial" w:hAnsi="Arial" w:cs="Arial"/>
                <w:sz w:val="28"/>
                <w:szCs w:val="28"/>
              </w:rPr>
            </w:pPr>
            <w:r w:rsidRPr="00D9785B">
              <w:rPr>
                <w:rFonts w:ascii="Arial" w:hAnsi="Arial" w:cs="Arial"/>
                <w:sz w:val="28"/>
                <w:szCs w:val="28"/>
              </w:rPr>
              <w:t>Replace them with new Test cases</w:t>
            </w:r>
          </w:p>
        </w:tc>
      </w:tr>
    </w:tbl>
    <w:p w14:paraId="362CAE49" w14:textId="77777777" w:rsidR="00154ACE" w:rsidRPr="00D9785B" w:rsidRDefault="00154ACE" w:rsidP="00154ACE">
      <w:pPr>
        <w:rPr>
          <w:rFonts w:ascii="Arial" w:hAnsi="Arial" w:cs="Arial"/>
          <w:sz w:val="28"/>
          <w:szCs w:val="28"/>
        </w:rPr>
      </w:pPr>
    </w:p>
    <w:p w14:paraId="6B26F87D" w14:textId="77777777" w:rsidR="00154ACE" w:rsidRPr="00D9785B" w:rsidRDefault="00154ACE" w:rsidP="00154ACE">
      <w:pPr>
        <w:rPr>
          <w:rFonts w:ascii="Arial" w:hAnsi="Arial" w:cs="Arial"/>
          <w:sz w:val="28"/>
          <w:szCs w:val="28"/>
        </w:rPr>
      </w:pPr>
    </w:p>
    <w:tbl>
      <w:tblPr>
        <w:tblStyle w:val="TableGrid"/>
        <w:tblW w:w="0" w:type="auto"/>
        <w:tblLook w:val="04A0" w:firstRow="1" w:lastRow="0" w:firstColumn="1" w:lastColumn="0" w:noHBand="0" w:noVBand="1"/>
      </w:tblPr>
      <w:tblGrid>
        <w:gridCol w:w="7393"/>
        <w:gridCol w:w="6555"/>
      </w:tblGrid>
      <w:tr w:rsidR="00154ACE" w:rsidRPr="00D9785B" w14:paraId="187A52AB" w14:textId="77777777" w:rsidTr="006E3384">
        <w:tc>
          <w:tcPr>
            <w:tcW w:w="0" w:type="auto"/>
            <w:gridSpan w:val="2"/>
            <w:shd w:val="clear" w:color="auto" w:fill="C1E4F5" w:themeFill="accent1" w:themeFillTint="33"/>
          </w:tcPr>
          <w:p w14:paraId="5117C8AC" w14:textId="77777777" w:rsidR="00154ACE" w:rsidRPr="00D9785B" w:rsidRDefault="00154ACE" w:rsidP="006E3384">
            <w:pPr>
              <w:rPr>
                <w:rFonts w:ascii="Arial" w:hAnsi="Arial" w:cs="Arial"/>
                <w:sz w:val="28"/>
                <w:szCs w:val="28"/>
              </w:rPr>
            </w:pPr>
            <w:r w:rsidRPr="00D9785B">
              <w:rPr>
                <w:rFonts w:ascii="Arial" w:hAnsi="Arial" w:cs="Arial"/>
                <w:b/>
                <w:bCs/>
                <w:sz w:val="28"/>
                <w:szCs w:val="28"/>
              </w:rPr>
              <w:t>URL</w:t>
            </w:r>
            <w:r w:rsidRPr="00D9785B">
              <w:rPr>
                <w:rFonts w:ascii="Arial" w:hAnsi="Arial" w:cs="Arial"/>
                <w:sz w:val="28"/>
                <w:szCs w:val="28"/>
              </w:rPr>
              <w:t>: https://abdm-docs.dev.eka.care/docs/hiecm/v3/resources/testing/m2</w:t>
            </w:r>
          </w:p>
        </w:tc>
      </w:tr>
      <w:tr w:rsidR="00154ACE" w:rsidRPr="00D9785B" w14:paraId="209DB935" w14:textId="77777777" w:rsidTr="006E3384">
        <w:tc>
          <w:tcPr>
            <w:tcW w:w="0" w:type="auto"/>
            <w:hideMark/>
          </w:tcPr>
          <w:p w14:paraId="27C217FB" w14:textId="77777777" w:rsidR="00154ACE" w:rsidRPr="00D9785B" w:rsidRDefault="00154ACE" w:rsidP="006E3384">
            <w:pPr>
              <w:spacing w:after="160" w:line="278" w:lineRule="auto"/>
              <w:rPr>
                <w:rFonts w:ascii="Arial" w:hAnsi="Arial" w:cs="Arial"/>
                <w:b/>
                <w:bCs/>
                <w:sz w:val="28"/>
                <w:szCs w:val="28"/>
              </w:rPr>
            </w:pPr>
            <w:r w:rsidRPr="00D9785B">
              <w:rPr>
                <w:rFonts w:ascii="Arial" w:hAnsi="Arial" w:cs="Arial"/>
                <w:b/>
                <w:bCs/>
                <w:sz w:val="28"/>
                <w:szCs w:val="28"/>
              </w:rPr>
              <w:t>Existing Content</w:t>
            </w:r>
          </w:p>
        </w:tc>
        <w:tc>
          <w:tcPr>
            <w:tcW w:w="0" w:type="auto"/>
            <w:hideMark/>
          </w:tcPr>
          <w:p w14:paraId="5C1EB1F4" w14:textId="77777777" w:rsidR="00154ACE" w:rsidRPr="00D9785B" w:rsidRDefault="00154ACE" w:rsidP="006E3384">
            <w:pPr>
              <w:spacing w:after="160" w:line="278" w:lineRule="auto"/>
              <w:rPr>
                <w:rFonts w:ascii="Arial" w:hAnsi="Arial" w:cs="Arial"/>
                <w:b/>
                <w:bCs/>
                <w:sz w:val="28"/>
                <w:szCs w:val="28"/>
              </w:rPr>
            </w:pPr>
            <w:r w:rsidRPr="00D9785B">
              <w:rPr>
                <w:rFonts w:ascii="Arial" w:hAnsi="Arial" w:cs="Arial"/>
                <w:b/>
                <w:bCs/>
                <w:sz w:val="28"/>
                <w:szCs w:val="28"/>
              </w:rPr>
              <w:t>Suggested Changes</w:t>
            </w:r>
          </w:p>
        </w:tc>
      </w:tr>
      <w:tr w:rsidR="00154ACE" w:rsidRPr="00D9785B" w14:paraId="7AD61DAA" w14:textId="77777777" w:rsidTr="006E3384">
        <w:tc>
          <w:tcPr>
            <w:tcW w:w="0" w:type="auto"/>
            <w:hideMark/>
          </w:tcPr>
          <w:p w14:paraId="5DD6D861"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M2 attaches the records you hold to a person's ABHA, then shares them when a consent artefact allows it.</w:t>
            </w:r>
          </w:p>
        </w:tc>
        <w:tc>
          <w:tcPr>
            <w:tcW w:w="0" w:type="auto"/>
            <w:hideMark/>
          </w:tcPr>
          <w:p w14:paraId="1637EEF0"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Milestone 2 (M2) enables the linking of health records and care contexts with a beneficiary's ABHA Address and facilitates the sharing of health information based on a valid consent artefact.</w:t>
            </w:r>
          </w:p>
        </w:tc>
      </w:tr>
      <w:tr w:rsidR="00154ACE" w:rsidRPr="00D9785B" w14:paraId="6617E68D" w14:textId="77777777" w:rsidTr="006E3384">
        <w:tc>
          <w:tcPr>
            <w:tcW w:w="0" w:type="auto"/>
            <w:hideMark/>
          </w:tcPr>
          <w:p w14:paraId="033CF09B"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lastRenderedPageBreak/>
              <w:t>Whoever holds a record and publishes it is the HIP.</w:t>
            </w:r>
          </w:p>
        </w:tc>
        <w:tc>
          <w:tcPr>
            <w:tcW w:w="0" w:type="auto"/>
            <w:hideMark/>
          </w:tcPr>
          <w:p w14:paraId="53E728DF"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The entity responsible for maintaining and providing health information is designated as the Health Information Provider (HIP) under the ABDM ecosystem.</w:t>
            </w:r>
          </w:p>
        </w:tc>
      </w:tr>
      <w:tr w:rsidR="00154ACE" w:rsidRPr="00D9785B" w14:paraId="65EC5DC1" w14:textId="77777777" w:rsidTr="006E3384">
        <w:tc>
          <w:tcPr>
            <w:tcW w:w="0" w:type="auto"/>
            <w:hideMark/>
          </w:tcPr>
          <w:p w14:paraId="3DF4A383"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The cases cover creating a health record, then linking its care context on five routes. mobile OTP, Aadhaar OTP, direct authentication, demographic authentication, and linking the person starts themselves. The deep link notification, consent grant, revoke and expiry, and the data transfer close the set. 36 are certification cases, and each keeps the id you will be asked about at certification. 10 are Portal checks, which are suggestions rather than requirements.</w:t>
            </w:r>
            <w:r w:rsidRPr="00D9785B">
              <w:rPr>
                <w:rFonts w:ascii="Arial" w:hAnsi="Arial" w:cs="Arial"/>
                <w:color w:val="3D3D3D"/>
                <w:sz w:val="28"/>
                <w:szCs w:val="28"/>
                <w:shd w:val="clear" w:color="auto" w:fill="FDFDF7"/>
              </w:rPr>
              <w:t xml:space="preserve"> </w:t>
            </w:r>
            <w:r w:rsidRPr="00D9785B">
              <w:rPr>
                <w:rFonts w:ascii="Arial" w:hAnsi="Arial" w:cs="Arial"/>
                <w:sz w:val="28"/>
                <w:szCs w:val="28"/>
              </w:rPr>
              <w:t>Cases here expect callbacks. Register a callback URL before you start.</w:t>
            </w:r>
          </w:p>
        </w:tc>
        <w:tc>
          <w:tcPr>
            <w:tcW w:w="0" w:type="auto"/>
            <w:hideMark/>
          </w:tcPr>
          <w:p w14:paraId="6D31AED4"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Milestone 2 (M2) primarily covers two key workflows: HIP-Initiated Linking and User-Initiated Linking. Health records are linked to the beneficiary's ABHA Address and may subsequently be made available through the beneficiary's PHR application in accordance with the applicable consent framework.</w:t>
            </w:r>
          </w:p>
          <w:p w14:paraId="260CFDD8"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This section covers HIP-Initiated Linking, User-Initiated Linking (Discovery and Linking workflow), Deep Linking, and Health Information Transfer use cases. Detailed test scenarios are provided below.</w:t>
            </w:r>
          </w:p>
          <w:p w14:paraId="5B7300A3" w14:textId="77777777" w:rsidR="00154ACE" w:rsidRPr="00D9785B" w:rsidRDefault="00154ACE" w:rsidP="006E3384">
            <w:pPr>
              <w:spacing w:after="160" w:line="278" w:lineRule="auto"/>
              <w:rPr>
                <w:rFonts w:ascii="Arial" w:hAnsi="Arial" w:cs="Arial"/>
                <w:sz w:val="28"/>
                <w:szCs w:val="28"/>
              </w:rPr>
            </w:pPr>
          </w:p>
        </w:tc>
      </w:tr>
      <w:tr w:rsidR="00154ACE" w:rsidRPr="00D9785B" w14:paraId="0B2A7C51" w14:textId="77777777" w:rsidTr="006E3384">
        <w:tc>
          <w:tcPr>
            <w:tcW w:w="0" w:type="auto"/>
          </w:tcPr>
          <w:p w14:paraId="37D5AE93" w14:textId="77777777" w:rsidR="00154ACE" w:rsidRPr="00D9785B" w:rsidRDefault="00154ACE" w:rsidP="006E3384">
            <w:pPr>
              <w:rPr>
                <w:rFonts w:ascii="Arial" w:hAnsi="Arial" w:cs="Arial"/>
                <w:sz w:val="28"/>
                <w:szCs w:val="28"/>
              </w:rPr>
            </w:pPr>
            <w:r w:rsidRPr="00D9785B">
              <w:rPr>
                <w:rFonts w:ascii="Arial" w:hAnsi="Arial" w:cs="Arial"/>
                <w:sz w:val="28"/>
                <w:szCs w:val="28"/>
              </w:rPr>
              <w:t xml:space="preserve">Existing Test cases </w:t>
            </w:r>
          </w:p>
        </w:tc>
        <w:tc>
          <w:tcPr>
            <w:tcW w:w="0" w:type="auto"/>
          </w:tcPr>
          <w:p w14:paraId="1B9701BD" w14:textId="77777777" w:rsidR="00154ACE" w:rsidRPr="00D9785B" w:rsidRDefault="00154ACE" w:rsidP="006E3384">
            <w:pPr>
              <w:rPr>
                <w:rFonts w:ascii="Arial" w:hAnsi="Arial" w:cs="Arial"/>
                <w:sz w:val="28"/>
                <w:szCs w:val="28"/>
              </w:rPr>
            </w:pPr>
            <w:r w:rsidRPr="00D9785B">
              <w:rPr>
                <w:rFonts w:ascii="Arial" w:hAnsi="Arial" w:cs="Arial"/>
                <w:sz w:val="28"/>
                <w:szCs w:val="28"/>
              </w:rPr>
              <w:t>Replace them with new Test cases</w:t>
            </w:r>
          </w:p>
        </w:tc>
      </w:tr>
    </w:tbl>
    <w:p w14:paraId="77EFDBEE" w14:textId="77777777" w:rsidR="00154ACE" w:rsidRPr="00D9785B" w:rsidRDefault="00154ACE" w:rsidP="00154ACE">
      <w:pPr>
        <w:rPr>
          <w:rFonts w:ascii="Arial" w:hAnsi="Arial" w:cs="Arial"/>
          <w:sz w:val="28"/>
          <w:szCs w:val="28"/>
        </w:rPr>
      </w:pPr>
    </w:p>
    <w:p w14:paraId="47D5359E" w14:textId="77777777" w:rsidR="00154ACE" w:rsidRPr="00D9785B" w:rsidRDefault="00154ACE" w:rsidP="00154ACE">
      <w:pPr>
        <w:rPr>
          <w:rFonts w:ascii="Arial" w:hAnsi="Arial" w:cs="Arial"/>
          <w:sz w:val="28"/>
          <w:szCs w:val="28"/>
        </w:rPr>
      </w:pPr>
    </w:p>
    <w:tbl>
      <w:tblPr>
        <w:tblStyle w:val="TableGrid"/>
        <w:tblW w:w="0" w:type="auto"/>
        <w:tblLook w:val="04A0" w:firstRow="1" w:lastRow="0" w:firstColumn="1" w:lastColumn="0" w:noHBand="0" w:noVBand="1"/>
      </w:tblPr>
      <w:tblGrid>
        <w:gridCol w:w="7366"/>
        <w:gridCol w:w="6582"/>
      </w:tblGrid>
      <w:tr w:rsidR="00154ACE" w:rsidRPr="00D9785B" w14:paraId="3CCFDF20" w14:textId="77777777" w:rsidTr="006E3384">
        <w:tc>
          <w:tcPr>
            <w:tcW w:w="0" w:type="auto"/>
            <w:gridSpan w:val="2"/>
            <w:shd w:val="clear" w:color="auto" w:fill="C1E4F5" w:themeFill="accent1" w:themeFillTint="33"/>
          </w:tcPr>
          <w:p w14:paraId="5976C77D" w14:textId="77777777" w:rsidR="00154ACE" w:rsidRPr="00D9785B" w:rsidRDefault="00154ACE" w:rsidP="006E3384">
            <w:pPr>
              <w:rPr>
                <w:rFonts w:ascii="Arial" w:hAnsi="Arial" w:cs="Arial"/>
                <w:sz w:val="28"/>
                <w:szCs w:val="28"/>
              </w:rPr>
            </w:pPr>
            <w:r w:rsidRPr="00D9785B">
              <w:rPr>
                <w:rFonts w:ascii="Arial" w:hAnsi="Arial" w:cs="Arial"/>
                <w:b/>
                <w:bCs/>
                <w:sz w:val="28"/>
                <w:szCs w:val="28"/>
              </w:rPr>
              <w:t>URL</w:t>
            </w:r>
            <w:r w:rsidRPr="00D9785B">
              <w:rPr>
                <w:rFonts w:ascii="Arial" w:hAnsi="Arial" w:cs="Arial"/>
                <w:sz w:val="28"/>
                <w:szCs w:val="28"/>
              </w:rPr>
              <w:t>: https://abdm-docs.dev.eka.care/docs/hiecm/v3/resources/testing/m3</w:t>
            </w:r>
          </w:p>
        </w:tc>
      </w:tr>
      <w:tr w:rsidR="00154ACE" w:rsidRPr="00D9785B" w14:paraId="10B5E9D0" w14:textId="77777777" w:rsidTr="003C7B8C">
        <w:tc>
          <w:tcPr>
            <w:tcW w:w="7366" w:type="dxa"/>
            <w:hideMark/>
          </w:tcPr>
          <w:p w14:paraId="0DAFAADD" w14:textId="77777777" w:rsidR="00154ACE" w:rsidRPr="00D9785B" w:rsidRDefault="00154ACE" w:rsidP="006E3384">
            <w:pPr>
              <w:spacing w:after="160" w:line="278" w:lineRule="auto"/>
              <w:rPr>
                <w:rFonts w:ascii="Arial" w:hAnsi="Arial" w:cs="Arial"/>
                <w:b/>
                <w:bCs/>
                <w:sz w:val="28"/>
                <w:szCs w:val="28"/>
              </w:rPr>
            </w:pPr>
            <w:r w:rsidRPr="00D9785B">
              <w:rPr>
                <w:rFonts w:ascii="Arial" w:hAnsi="Arial" w:cs="Arial"/>
                <w:b/>
                <w:bCs/>
                <w:sz w:val="28"/>
                <w:szCs w:val="28"/>
              </w:rPr>
              <w:t>Existing Content</w:t>
            </w:r>
          </w:p>
        </w:tc>
        <w:tc>
          <w:tcPr>
            <w:tcW w:w="6582" w:type="dxa"/>
            <w:hideMark/>
          </w:tcPr>
          <w:p w14:paraId="273AAAC4" w14:textId="77777777" w:rsidR="00154ACE" w:rsidRPr="00D9785B" w:rsidRDefault="00154ACE" w:rsidP="006E3384">
            <w:pPr>
              <w:spacing w:after="160" w:line="278" w:lineRule="auto"/>
              <w:rPr>
                <w:rFonts w:ascii="Arial" w:hAnsi="Arial" w:cs="Arial"/>
                <w:b/>
                <w:bCs/>
                <w:sz w:val="28"/>
                <w:szCs w:val="28"/>
              </w:rPr>
            </w:pPr>
            <w:r w:rsidRPr="00D9785B">
              <w:rPr>
                <w:rFonts w:ascii="Arial" w:hAnsi="Arial" w:cs="Arial"/>
                <w:b/>
                <w:bCs/>
                <w:sz w:val="28"/>
                <w:szCs w:val="28"/>
              </w:rPr>
              <w:t>Suggested Changes</w:t>
            </w:r>
          </w:p>
        </w:tc>
      </w:tr>
      <w:tr w:rsidR="00154ACE" w:rsidRPr="00D9785B" w14:paraId="4D5CAC2E" w14:textId="77777777" w:rsidTr="003C7B8C">
        <w:tc>
          <w:tcPr>
            <w:tcW w:w="7366" w:type="dxa"/>
            <w:hideMark/>
          </w:tcPr>
          <w:p w14:paraId="2DD7846A"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lastRenderedPageBreak/>
              <w:t>M3 is about asking for records you did not create.</w:t>
            </w:r>
          </w:p>
        </w:tc>
        <w:tc>
          <w:tcPr>
            <w:tcW w:w="6582" w:type="dxa"/>
            <w:hideMark/>
          </w:tcPr>
          <w:p w14:paraId="3FFFA4A9"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Milestone 3 (M3) enables the access and retrieval of health information from participating Health Information Providers (HIPs) through a consent-based data sharing framework.</w:t>
            </w:r>
          </w:p>
        </w:tc>
      </w:tr>
      <w:tr w:rsidR="00154ACE" w:rsidRPr="00D9785B" w14:paraId="45A3D8CB" w14:textId="77777777" w:rsidTr="003C7B8C">
        <w:tc>
          <w:tcPr>
            <w:tcW w:w="7366" w:type="dxa"/>
            <w:hideMark/>
          </w:tcPr>
          <w:p w14:paraId="774630CE"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Whoever asks is the HIU.</w:t>
            </w:r>
          </w:p>
        </w:tc>
        <w:tc>
          <w:tcPr>
            <w:tcW w:w="6582" w:type="dxa"/>
            <w:hideMark/>
          </w:tcPr>
          <w:p w14:paraId="5ACB55B5"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The entity requesting access to health information is designated as the Health Information User (HIU) under the ABDM ecosystem.</w:t>
            </w:r>
          </w:p>
        </w:tc>
      </w:tr>
      <w:tr w:rsidR="00154ACE" w:rsidRPr="00D9785B" w14:paraId="27F8BBF0" w14:textId="77777777" w:rsidTr="003C7B8C">
        <w:tc>
          <w:tcPr>
            <w:tcW w:w="7366" w:type="dxa"/>
            <w:hideMark/>
          </w:tcPr>
          <w:p w14:paraId="39C0CDFF"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The cases follow one consent request through its whole life. You discover the patient, raise the request against their ABHA address, and handle each outcome the person can choose. A granted request is then fetched against, one case per HI type. Revoking the consent artefact and letting it expire close the set. 16 are certification cases, and each keeps the id you will be asked about at certification.  16 are Portal checks, which are suggestions rather than requirements. Most of these cases expect a callback. Register a callback URL before you start.</w:t>
            </w:r>
          </w:p>
        </w:tc>
        <w:tc>
          <w:tcPr>
            <w:tcW w:w="6582" w:type="dxa"/>
            <w:hideMark/>
          </w:tcPr>
          <w:p w14:paraId="34AB78D8"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This section covers the core consent lifecycle scenarios under Milestone 3 (M3), including Consent Grant, Consent Revocation, Consent Denial, and Consent Expiry. Detailed test scenarios corresponding to each workflow are provided below.</w:t>
            </w:r>
          </w:p>
          <w:p w14:paraId="3147BBB4" w14:textId="77777777" w:rsidR="00154ACE" w:rsidRPr="00D9785B" w:rsidRDefault="00154ACE" w:rsidP="006E3384">
            <w:pPr>
              <w:spacing w:after="160" w:line="278" w:lineRule="auto"/>
              <w:rPr>
                <w:rFonts w:ascii="Arial" w:hAnsi="Arial" w:cs="Arial"/>
                <w:sz w:val="28"/>
                <w:szCs w:val="28"/>
              </w:rPr>
            </w:pPr>
          </w:p>
        </w:tc>
      </w:tr>
      <w:tr w:rsidR="00154ACE" w:rsidRPr="00D9785B" w14:paraId="3B5DCDB9" w14:textId="77777777" w:rsidTr="003C7B8C">
        <w:tc>
          <w:tcPr>
            <w:tcW w:w="7366" w:type="dxa"/>
          </w:tcPr>
          <w:p w14:paraId="0C4EADF9" w14:textId="77777777" w:rsidR="00154ACE" w:rsidRPr="00D9785B" w:rsidRDefault="00154ACE" w:rsidP="006E3384">
            <w:pPr>
              <w:rPr>
                <w:rFonts w:ascii="Arial" w:hAnsi="Arial" w:cs="Arial"/>
                <w:sz w:val="28"/>
                <w:szCs w:val="28"/>
              </w:rPr>
            </w:pPr>
            <w:r w:rsidRPr="00D9785B">
              <w:rPr>
                <w:rFonts w:ascii="Arial" w:hAnsi="Arial" w:cs="Arial"/>
                <w:sz w:val="28"/>
                <w:szCs w:val="28"/>
              </w:rPr>
              <w:t xml:space="preserve">Existing Test cases </w:t>
            </w:r>
          </w:p>
        </w:tc>
        <w:tc>
          <w:tcPr>
            <w:tcW w:w="6582" w:type="dxa"/>
          </w:tcPr>
          <w:p w14:paraId="4174DD62" w14:textId="77777777" w:rsidR="00154ACE" w:rsidRPr="00D9785B" w:rsidRDefault="00154ACE" w:rsidP="006E3384">
            <w:pPr>
              <w:rPr>
                <w:rFonts w:ascii="Arial" w:hAnsi="Arial" w:cs="Arial"/>
                <w:sz w:val="28"/>
                <w:szCs w:val="28"/>
              </w:rPr>
            </w:pPr>
            <w:r w:rsidRPr="00D9785B">
              <w:rPr>
                <w:rFonts w:ascii="Arial" w:hAnsi="Arial" w:cs="Arial"/>
                <w:sz w:val="28"/>
                <w:szCs w:val="28"/>
              </w:rPr>
              <w:t>Replace them with new Test cases</w:t>
            </w:r>
          </w:p>
        </w:tc>
      </w:tr>
    </w:tbl>
    <w:p w14:paraId="18A9F2DF" w14:textId="77777777" w:rsidR="00154ACE" w:rsidRPr="00D9785B" w:rsidRDefault="00154ACE" w:rsidP="00154ACE">
      <w:pPr>
        <w:rPr>
          <w:rFonts w:ascii="Arial" w:hAnsi="Arial" w:cs="Arial"/>
          <w:sz w:val="28"/>
          <w:szCs w:val="28"/>
        </w:rPr>
      </w:pPr>
    </w:p>
    <w:p w14:paraId="4AD7257C" w14:textId="77777777" w:rsidR="00154ACE" w:rsidRPr="00D9785B" w:rsidRDefault="00154ACE" w:rsidP="00154ACE">
      <w:pPr>
        <w:rPr>
          <w:rFonts w:ascii="Arial" w:hAnsi="Arial" w:cs="Arial"/>
          <w:sz w:val="28"/>
          <w:szCs w:val="28"/>
        </w:rPr>
      </w:pPr>
    </w:p>
    <w:tbl>
      <w:tblPr>
        <w:tblStyle w:val="TableGrid"/>
        <w:tblW w:w="0" w:type="auto"/>
        <w:tblLook w:val="04A0" w:firstRow="1" w:lastRow="0" w:firstColumn="1" w:lastColumn="0" w:noHBand="0" w:noVBand="1"/>
      </w:tblPr>
      <w:tblGrid>
        <w:gridCol w:w="6973"/>
        <w:gridCol w:w="6975"/>
      </w:tblGrid>
      <w:tr w:rsidR="00154ACE" w:rsidRPr="00D9785B" w14:paraId="54A393B4" w14:textId="77777777" w:rsidTr="006E3384">
        <w:tc>
          <w:tcPr>
            <w:tcW w:w="0" w:type="auto"/>
            <w:gridSpan w:val="2"/>
            <w:shd w:val="clear" w:color="auto" w:fill="C1E4F5" w:themeFill="accent1" w:themeFillTint="33"/>
          </w:tcPr>
          <w:p w14:paraId="3AC5E309" w14:textId="77777777" w:rsidR="00154ACE" w:rsidRPr="00D9785B" w:rsidRDefault="00154ACE" w:rsidP="006E3384">
            <w:pPr>
              <w:rPr>
                <w:rFonts w:ascii="Arial" w:hAnsi="Arial" w:cs="Arial"/>
                <w:sz w:val="28"/>
                <w:szCs w:val="28"/>
              </w:rPr>
            </w:pPr>
            <w:r w:rsidRPr="00D9785B">
              <w:rPr>
                <w:rFonts w:ascii="Arial" w:hAnsi="Arial" w:cs="Arial"/>
                <w:b/>
                <w:bCs/>
                <w:sz w:val="28"/>
                <w:szCs w:val="28"/>
              </w:rPr>
              <w:t>URL</w:t>
            </w:r>
            <w:r w:rsidRPr="00D9785B">
              <w:rPr>
                <w:rFonts w:ascii="Arial" w:hAnsi="Arial" w:cs="Arial"/>
                <w:sz w:val="28"/>
                <w:szCs w:val="28"/>
              </w:rPr>
              <w:t xml:space="preserve"> : https://abdm-docs.dev.eka.care/docs/hiecm/v3/resources/</w:t>
            </w:r>
          </w:p>
        </w:tc>
      </w:tr>
      <w:tr w:rsidR="00154ACE" w:rsidRPr="00D9785B" w14:paraId="0537C186" w14:textId="77777777" w:rsidTr="006E3384">
        <w:tc>
          <w:tcPr>
            <w:tcW w:w="0" w:type="auto"/>
            <w:hideMark/>
          </w:tcPr>
          <w:p w14:paraId="22664C84" w14:textId="77777777" w:rsidR="00154ACE" w:rsidRPr="00D9785B" w:rsidRDefault="00154ACE" w:rsidP="006E3384">
            <w:pPr>
              <w:spacing w:after="160" w:line="278" w:lineRule="auto"/>
              <w:rPr>
                <w:rFonts w:ascii="Arial" w:hAnsi="Arial" w:cs="Arial"/>
                <w:b/>
                <w:bCs/>
                <w:sz w:val="28"/>
                <w:szCs w:val="28"/>
              </w:rPr>
            </w:pPr>
            <w:r w:rsidRPr="00D9785B">
              <w:rPr>
                <w:rFonts w:ascii="Arial" w:hAnsi="Arial" w:cs="Arial"/>
                <w:b/>
                <w:bCs/>
                <w:sz w:val="28"/>
                <w:szCs w:val="28"/>
              </w:rPr>
              <w:lastRenderedPageBreak/>
              <w:t>Existing Content</w:t>
            </w:r>
          </w:p>
        </w:tc>
        <w:tc>
          <w:tcPr>
            <w:tcW w:w="0" w:type="auto"/>
            <w:hideMark/>
          </w:tcPr>
          <w:p w14:paraId="49921B8D" w14:textId="77777777" w:rsidR="00154ACE" w:rsidRPr="00D9785B" w:rsidRDefault="00154ACE" w:rsidP="006E3384">
            <w:pPr>
              <w:spacing w:after="160" w:line="278" w:lineRule="auto"/>
              <w:rPr>
                <w:rFonts w:ascii="Arial" w:hAnsi="Arial" w:cs="Arial"/>
                <w:b/>
                <w:bCs/>
                <w:sz w:val="28"/>
                <w:szCs w:val="28"/>
              </w:rPr>
            </w:pPr>
            <w:r w:rsidRPr="00D9785B">
              <w:rPr>
                <w:rFonts w:ascii="Arial" w:hAnsi="Arial" w:cs="Arial"/>
                <w:b/>
                <w:bCs/>
                <w:sz w:val="28"/>
                <w:szCs w:val="28"/>
              </w:rPr>
              <w:t>Suggested Changes</w:t>
            </w:r>
          </w:p>
        </w:tc>
      </w:tr>
      <w:tr w:rsidR="00154ACE" w:rsidRPr="00D9785B" w14:paraId="2B8CCDB2" w14:textId="77777777" w:rsidTr="006E3384">
        <w:tc>
          <w:tcPr>
            <w:tcW w:w="0" w:type="auto"/>
            <w:hideMark/>
          </w:tcPr>
          <w:p w14:paraId="4707E83A"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What helps you build against HIE-CM, beside the contract itself. The contract is in API references the calls, the fields, the errors They are the cases an integration is tested against each keeping the id it carries at certification More resources land here as they are written.</w:t>
            </w:r>
          </w:p>
        </w:tc>
        <w:tc>
          <w:tcPr>
            <w:tcW w:w="0" w:type="auto"/>
            <w:hideMark/>
          </w:tcPr>
          <w:p w14:paraId="1564DBE7" w14:textId="77777777" w:rsidR="00154ACE" w:rsidRPr="00D9785B" w:rsidRDefault="00154ACE" w:rsidP="006E3384">
            <w:pPr>
              <w:spacing w:after="160" w:line="278" w:lineRule="auto"/>
              <w:rPr>
                <w:rFonts w:ascii="Arial" w:hAnsi="Arial" w:cs="Arial"/>
                <w:sz w:val="28"/>
                <w:szCs w:val="28"/>
              </w:rPr>
            </w:pPr>
            <w:r w:rsidRPr="00D9785B">
              <w:rPr>
                <w:rFonts w:ascii="Arial" w:hAnsi="Arial" w:cs="Arial"/>
                <w:sz w:val="28"/>
                <w:szCs w:val="28"/>
              </w:rPr>
              <w:t>This section contains the test scenarios applicable for ABDM integration and certification. Test cases are organized module-wise and include the corresponding test case identifiers used during the certification process. Additional developer resources and implementation guidance may be added to this section as they become available.</w:t>
            </w:r>
          </w:p>
          <w:p w14:paraId="5954F6CC" w14:textId="77777777" w:rsidR="00154ACE" w:rsidRPr="00D9785B" w:rsidRDefault="00154ACE" w:rsidP="006E3384">
            <w:pPr>
              <w:spacing w:after="160" w:line="278" w:lineRule="auto"/>
              <w:rPr>
                <w:rFonts w:ascii="Arial" w:hAnsi="Arial" w:cs="Arial"/>
                <w:sz w:val="28"/>
                <w:szCs w:val="28"/>
              </w:rPr>
            </w:pPr>
          </w:p>
        </w:tc>
      </w:tr>
    </w:tbl>
    <w:p w14:paraId="53BBFA7B" w14:textId="77777777" w:rsidR="00154ACE" w:rsidRPr="00D9785B" w:rsidRDefault="00154ACE" w:rsidP="00154ACE">
      <w:pPr>
        <w:rPr>
          <w:rFonts w:ascii="Arial" w:hAnsi="Arial" w:cs="Arial"/>
          <w:sz w:val="28"/>
          <w:szCs w:val="28"/>
        </w:rPr>
      </w:pPr>
    </w:p>
    <w:p w14:paraId="6D853233" w14:textId="77777777" w:rsidR="00154ACE" w:rsidRPr="00D9785B" w:rsidRDefault="00154ACE" w:rsidP="00154ACE">
      <w:pPr>
        <w:rPr>
          <w:rFonts w:ascii="Arial" w:hAnsi="Arial" w:cs="Arial"/>
          <w:sz w:val="28"/>
          <w:szCs w:val="28"/>
        </w:rPr>
      </w:pPr>
    </w:p>
    <w:tbl>
      <w:tblPr>
        <w:tblStyle w:val="TableGrid"/>
        <w:tblW w:w="0" w:type="auto"/>
        <w:tblLook w:val="04A0" w:firstRow="1" w:lastRow="0" w:firstColumn="1" w:lastColumn="0" w:noHBand="0" w:noVBand="1"/>
      </w:tblPr>
      <w:tblGrid>
        <w:gridCol w:w="4957"/>
        <w:gridCol w:w="8930"/>
      </w:tblGrid>
      <w:tr w:rsidR="00154ACE" w:rsidRPr="00D9785B" w14:paraId="1ED003B0" w14:textId="77777777" w:rsidTr="00A02E82">
        <w:tc>
          <w:tcPr>
            <w:tcW w:w="13887" w:type="dxa"/>
            <w:gridSpan w:val="2"/>
            <w:shd w:val="clear" w:color="auto" w:fill="C1E4F5" w:themeFill="accent1" w:themeFillTint="33"/>
          </w:tcPr>
          <w:p w14:paraId="29E3AF7C" w14:textId="77777777" w:rsidR="00154ACE" w:rsidRPr="00D9785B" w:rsidRDefault="00154ACE" w:rsidP="006E3384">
            <w:pPr>
              <w:rPr>
                <w:rFonts w:ascii="Arial" w:hAnsi="Arial" w:cs="Arial"/>
                <w:sz w:val="28"/>
                <w:szCs w:val="28"/>
              </w:rPr>
            </w:pPr>
            <w:r w:rsidRPr="00D9785B">
              <w:rPr>
                <w:rFonts w:ascii="Arial" w:hAnsi="Arial" w:cs="Arial"/>
                <w:b/>
                <w:bCs/>
                <w:sz w:val="28"/>
                <w:szCs w:val="28"/>
              </w:rPr>
              <w:t>URL</w:t>
            </w:r>
            <w:r w:rsidRPr="00D9785B">
              <w:rPr>
                <w:rFonts w:ascii="Arial" w:hAnsi="Arial" w:cs="Arial"/>
                <w:sz w:val="28"/>
                <w:szCs w:val="28"/>
              </w:rPr>
              <w:t xml:space="preserve"> : https://abdm-docs.dev.eka.care/docs/support</w:t>
            </w:r>
          </w:p>
        </w:tc>
      </w:tr>
      <w:tr w:rsidR="00154ACE" w:rsidRPr="00D9785B" w14:paraId="72F721E6" w14:textId="77777777" w:rsidTr="00C347AF">
        <w:tc>
          <w:tcPr>
            <w:tcW w:w="4957" w:type="dxa"/>
          </w:tcPr>
          <w:p w14:paraId="2D2A3009" w14:textId="77777777" w:rsidR="00154ACE" w:rsidRPr="00D9785B" w:rsidRDefault="00154ACE" w:rsidP="006E3384">
            <w:pPr>
              <w:rPr>
                <w:rFonts w:ascii="Arial" w:hAnsi="Arial" w:cs="Arial"/>
                <w:b/>
                <w:bCs/>
                <w:sz w:val="28"/>
                <w:szCs w:val="28"/>
              </w:rPr>
            </w:pPr>
            <w:r w:rsidRPr="00D9785B">
              <w:rPr>
                <w:rFonts w:ascii="Arial" w:hAnsi="Arial" w:cs="Arial"/>
                <w:b/>
                <w:bCs/>
                <w:sz w:val="28"/>
                <w:szCs w:val="28"/>
              </w:rPr>
              <w:t>Existing Content</w:t>
            </w:r>
          </w:p>
        </w:tc>
        <w:tc>
          <w:tcPr>
            <w:tcW w:w="8930" w:type="dxa"/>
          </w:tcPr>
          <w:p w14:paraId="46818C7B" w14:textId="77777777" w:rsidR="00154ACE" w:rsidRPr="00D9785B" w:rsidRDefault="00154ACE" w:rsidP="006E3384">
            <w:pPr>
              <w:rPr>
                <w:rFonts w:ascii="Arial" w:hAnsi="Arial" w:cs="Arial"/>
                <w:b/>
                <w:bCs/>
                <w:sz w:val="28"/>
                <w:szCs w:val="28"/>
              </w:rPr>
            </w:pPr>
            <w:r w:rsidRPr="00D9785B">
              <w:rPr>
                <w:rFonts w:ascii="Arial" w:hAnsi="Arial" w:cs="Arial"/>
                <w:b/>
                <w:bCs/>
                <w:sz w:val="28"/>
                <w:szCs w:val="28"/>
              </w:rPr>
              <w:t>Suggested Change</w:t>
            </w:r>
          </w:p>
        </w:tc>
      </w:tr>
      <w:tr w:rsidR="00154ACE" w:rsidRPr="00D9785B" w14:paraId="280B0B4C" w14:textId="77777777" w:rsidTr="00C347AF">
        <w:tc>
          <w:tcPr>
            <w:tcW w:w="4957" w:type="dxa"/>
          </w:tcPr>
          <w:p w14:paraId="0DDC5EE2" w14:textId="77777777" w:rsidR="00154ACE" w:rsidRPr="00D9785B" w:rsidRDefault="00154ACE" w:rsidP="006E3384">
            <w:pPr>
              <w:rPr>
                <w:rFonts w:ascii="Arial" w:hAnsi="Arial" w:cs="Arial"/>
                <w:sz w:val="28"/>
                <w:szCs w:val="28"/>
              </w:rPr>
            </w:pPr>
            <w:r w:rsidRPr="00D9785B">
              <w:rPr>
                <w:rFonts w:ascii="Arial" w:hAnsi="Arial" w:cs="Arial"/>
                <w:sz w:val="28"/>
                <w:szCs w:val="28"/>
              </w:rPr>
              <w:t>Entire page content is wrong, have to replace it</w:t>
            </w:r>
          </w:p>
        </w:tc>
        <w:tc>
          <w:tcPr>
            <w:tcW w:w="8930" w:type="dxa"/>
          </w:tcPr>
          <w:p w14:paraId="5A30ADFC" w14:textId="77777777" w:rsidR="00154ACE" w:rsidRPr="00D9785B" w:rsidRDefault="00154ACE" w:rsidP="006E3384">
            <w:pPr>
              <w:rPr>
                <w:rFonts w:ascii="Arial" w:hAnsi="Arial" w:cs="Arial"/>
                <w:sz w:val="28"/>
                <w:szCs w:val="28"/>
              </w:rPr>
            </w:pPr>
            <w:r w:rsidRPr="00D9785B">
              <w:rPr>
                <w:rFonts w:ascii="Arial" w:hAnsi="Arial" w:cs="Arial"/>
                <w:sz w:val="28"/>
                <w:szCs w:val="28"/>
              </w:rPr>
              <w:t>For integration-related queries, issues, or technical assistance, support requests may be raised through the designated support channels</w:t>
            </w:r>
          </w:p>
          <w:p w14:paraId="188F8AFE" w14:textId="77777777" w:rsidR="00154ACE" w:rsidRPr="00D9785B" w:rsidRDefault="00154ACE" w:rsidP="00154ACE">
            <w:pPr>
              <w:pStyle w:val="ListParagraph"/>
              <w:numPr>
                <w:ilvl w:val="0"/>
                <w:numId w:val="3"/>
              </w:numPr>
              <w:rPr>
                <w:rFonts w:ascii="Arial" w:hAnsi="Arial" w:cs="Arial"/>
                <w:sz w:val="28"/>
                <w:szCs w:val="28"/>
              </w:rPr>
            </w:pPr>
            <w:r w:rsidRPr="00D9785B">
              <w:rPr>
                <w:rFonts w:ascii="Arial" w:hAnsi="Arial" w:cs="Arial"/>
                <w:b/>
                <w:bCs/>
                <w:sz w:val="28"/>
                <w:szCs w:val="28"/>
              </w:rPr>
              <w:t>Support Ticketing Platform (Recommended)</w:t>
            </w:r>
            <w:r w:rsidRPr="00D9785B">
              <w:rPr>
                <w:rFonts w:ascii="Arial" w:hAnsi="Arial" w:cs="Arial"/>
                <w:sz w:val="28"/>
                <w:szCs w:val="28"/>
              </w:rPr>
              <w:br/>
              <w:t>Submit integration-related issues, API errors, onboarding queries, certification-related concerns, and implementation support requests through the designated support portal. Link : https://sandboxsupport.abdm.gov.in/</w:t>
            </w:r>
          </w:p>
          <w:p w14:paraId="55D40212" w14:textId="77777777" w:rsidR="00154ACE" w:rsidRPr="00D9785B" w:rsidRDefault="00154ACE" w:rsidP="00154ACE">
            <w:pPr>
              <w:pStyle w:val="ListParagraph"/>
              <w:numPr>
                <w:ilvl w:val="0"/>
                <w:numId w:val="3"/>
              </w:numPr>
              <w:rPr>
                <w:rFonts w:ascii="Arial" w:hAnsi="Arial" w:cs="Arial"/>
                <w:sz w:val="28"/>
                <w:szCs w:val="28"/>
              </w:rPr>
            </w:pPr>
            <w:r w:rsidRPr="00D9785B">
              <w:rPr>
                <w:rFonts w:ascii="Arial" w:hAnsi="Arial" w:cs="Arial"/>
                <w:b/>
                <w:bCs/>
                <w:sz w:val="28"/>
                <w:szCs w:val="28"/>
              </w:rPr>
              <w:t>Integration Support Email</w:t>
            </w:r>
            <w:r w:rsidRPr="00D9785B">
              <w:rPr>
                <w:rFonts w:ascii="Arial" w:hAnsi="Arial" w:cs="Arial"/>
                <w:sz w:val="28"/>
                <w:szCs w:val="28"/>
              </w:rPr>
              <w:t>: Queries may also submit to : integration.support@nha.gov.in</w:t>
            </w:r>
          </w:p>
          <w:p w14:paraId="41605789" w14:textId="77777777" w:rsidR="00154ACE" w:rsidRPr="00D9785B" w:rsidRDefault="00154ACE" w:rsidP="006E3384">
            <w:pPr>
              <w:rPr>
                <w:rFonts w:ascii="Arial" w:hAnsi="Arial" w:cs="Arial"/>
                <w:sz w:val="28"/>
                <w:szCs w:val="28"/>
              </w:rPr>
            </w:pPr>
          </w:p>
        </w:tc>
      </w:tr>
    </w:tbl>
    <w:p w14:paraId="4ABD24FF" w14:textId="77777777" w:rsidR="00154ACE" w:rsidRPr="00D9785B" w:rsidRDefault="00154ACE" w:rsidP="00154ACE">
      <w:pPr>
        <w:rPr>
          <w:rFonts w:ascii="Arial" w:hAnsi="Arial" w:cs="Arial"/>
          <w:sz w:val="28"/>
          <w:szCs w:val="28"/>
        </w:rPr>
      </w:pPr>
    </w:p>
    <w:p w14:paraId="6791A930" w14:textId="25F836DA" w:rsidR="00A02E82" w:rsidRPr="00D9785B" w:rsidRDefault="00A02E82">
      <w:pPr>
        <w:rPr>
          <w:rFonts w:ascii="Arial" w:hAnsi="Arial" w:cs="Arial"/>
          <w:sz w:val="28"/>
          <w:szCs w:val="28"/>
        </w:rPr>
      </w:pPr>
      <w:r w:rsidRPr="00D9785B">
        <w:rPr>
          <w:rFonts w:ascii="Arial" w:hAnsi="Arial" w:cs="Arial"/>
          <w:sz w:val="28"/>
          <w:szCs w:val="28"/>
        </w:rPr>
        <w:br w:type="page"/>
      </w:r>
    </w:p>
    <w:p w14:paraId="3E5D0656" w14:textId="2873AB3C" w:rsidR="00D12009" w:rsidRPr="00D9785B" w:rsidRDefault="00A02E82" w:rsidP="00A02E82">
      <w:pPr>
        <w:pStyle w:val="Heading1"/>
        <w:rPr>
          <w:rFonts w:ascii="Arial" w:hAnsi="Arial" w:cs="Arial"/>
        </w:rPr>
      </w:pPr>
      <w:r w:rsidRPr="00D9785B">
        <w:rPr>
          <w:rFonts w:ascii="Arial" w:hAnsi="Arial" w:cs="Arial"/>
        </w:rPr>
        <w:lastRenderedPageBreak/>
        <w:t xml:space="preserve">ABDM </w:t>
      </w:r>
      <w:r w:rsidR="00313D8E" w:rsidRPr="00D9785B">
        <w:rPr>
          <w:rFonts w:ascii="Arial" w:hAnsi="Arial" w:cs="Arial"/>
        </w:rPr>
        <w:t>Landing Page</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60" w:type="dxa"/>
          <w:left w:w="60" w:type="dxa"/>
          <w:bottom w:w="60" w:type="dxa"/>
          <w:right w:w="60" w:type="dxa"/>
        </w:tblCellMar>
        <w:tblLook w:val="04A0" w:firstRow="1" w:lastRow="0" w:firstColumn="1" w:lastColumn="0" w:noHBand="0" w:noVBand="1"/>
      </w:tblPr>
      <w:tblGrid>
        <w:gridCol w:w="3398"/>
        <w:gridCol w:w="4692"/>
        <w:gridCol w:w="5858"/>
      </w:tblGrid>
      <w:tr w:rsidR="00A02E82" w:rsidRPr="00D9785B" w14:paraId="5E701E98" w14:textId="77777777" w:rsidTr="00C347AF">
        <w:trPr>
          <w:trHeight w:val="1016"/>
        </w:trPr>
        <w:tc>
          <w:tcPr>
            <w:tcW w:w="1218" w:type="pct"/>
            <w:shd w:val="clear" w:color="auto" w:fill="D9EAF7"/>
            <w:hideMark/>
          </w:tcPr>
          <w:p w14:paraId="2E9CF51E" w14:textId="77777777" w:rsidR="00A02E82" w:rsidRPr="00D9785B" w:rsidRDefault="00A02E82" w:rsidP="006E3384">
            <w:pPr>
              <w:jc w:val="center"/>
              <w:rPr>
                <w:rFonts w:ascii="Arial" w:hAnsi="Arial" w:cs="Arial"/>
                <w:b/>
                <w:bCs/>
                <w:sz w:val="28"/>
                <w:szCs w:val="28"/>
              </w:rPr>
            </w:pPr>
            <w:r w:rsidRPr="00D9785B">
              <w:rPr>
                <w:rFonts w:ascii="Arial" w:hAnsi="Arial" w:cs="Arial"/>
                <w:b/>
                <w:bCs/>
                <w:sz w:val="28"/>
                <w:szCs w:val="28"/>
              </w:rPr>
              <w:t>New Website Section</w:t>
            </w:r>
          </w:p>
          <w:p w14:paraId="567451B8" w14:textId="77777777" w:rsidR="00A02E82" w:rsidRPr="00D9785B" w:rsidRDefault="00A02E82" w:rsidP="006E3384">
            <w:pPr>
              <w:jc w:val="center"/>
              <w:rPr>
                <w:rFonts w:ascii="Arial" w:hAnsi="Arial" w:cs="Arial"/>
                <w:sz w:val="28"/>
                <w:szCs w:val="28"/>
                <w:lang w:eastAsia="en-IN"/>
              </w:rPr>
            </w:pPr>
            <w:hyperlink r:id="rId25" w:anchor="paths" w:history="1">
              <w:r w:rsidRPr="00D9785B">
                <w:rPr>
                  <w:rStyle w:val="Hyperlink"/>
                  <w:rFonts w:ascii="Arial" w:hAnsi="Arial" w:cs="Arial"/>
                  <w:sz w:val="28"/>
                  <w:szCs w:val="28"/>
                  <w:lang w:eastAsia="en-IN"/>
                </w:rPr>
                <w:t>ABDM Developer Sandbox</w:t>
              </w:r>
            </w:hyperlink>
          </w:p>
        </w:tc>
        <w:tc>
          <w:tcPr>
            <w:tcW w:w="1682" w:type="pct"/>
            <w:shd w:val="clear" w:color="auto" w:fill="D9EAF7"/>
            <w:hideMark/>
          </w:tcPr>
          <w:p w14:paraId="476FE72B" w14:textId="77777777" w:rsidR="00A02E82" w:rsidRPr="00D9785B" w:rsidRDefault="00A02E82" w:rsidP="006E3384">
            <w:pPr>
              <w:jc w:val="center"/>
              <w:rPr>
                <w:rFonts w:ascii="Arial" w:hAnsi="Arial" w:cs="Arial"/>
                <w:sz w:val="28"/>
                <w:szCs w:val="28"/>
              </w:rPr>
            </w:pPr>
            <w:r w:rsidRPr="00D9785B">
              <w:rPr>
                <w:rFonts w:ascii="Arial" w:hAnsi="Arial" w:cs="Arial"/>
                <w:b/>
                <w:bCs/>
                <w:sz w:val="28"/>
                <w:szCs w:val="28"/>
              </w:rPr>
              <w:t>Current New Website Content</w:t>
            </w:r>
          </w:p>
        </w:tc>
        <w:tc>
          <w:tcPr>
            <w:tcW w:w="2100" w:type="pct"/>
            <w:shd w:val="clear" w:color="auto" w:fill="D9EAF7"/>
            <w:hideMark/>
          </w:tcPr>
          <w:p w14:paraId="2B0448F8" w14:textId="77777777" w:rsidR="00A02E82" w:rsidRPr="00D9785B" w:rsidRDefault="00A02E82" w:rsidP="006E3384">
            <w:pPr>
              <w:jc w:val="center"/>
              <w:rPr>
                <w:rFonts w:ascii="Arial" w:hAnsi="Arial" w:cs="Arial"/>
                <w:sz w:val="28"/>
                <w:szCs w:val="28"/>
              </w:rPr>
            </w:pPr>
            <w:r w:rsidRPr="00D9785B">
              <w:rPr>
                <w:rFonts w:ascii="Arial" w:hAnsi="Arial" w:cs="Arial"/>
                <w:b/>
                <w:bCs/>
                <w:sz w:val="28"/>
                <w:szCs w:val="28"/>
              </w:rPr>
              <w:t>Suggestive Content</w:t>
            </w:r>
          </w:p>
        </w:tc>
      </w:tr>
      <w:tr w:rsidR="00A02E82" w:rsidRPr="00D9785B" w14:paraId="1D1F9624" w14:textId="77777777" w:rsidTr="00C347AF">
        <w:tc>
          <w:tcPr>
            <w:tcW w:w="1218" w:type="pct"/>
            <w:vAlign w:val="center"/>
            <w:hideMark/>
          </w:tcPr>
          <w:p w14:paraId="0E529885" w14:textId="77777777" w:rsidR="00A02E82" w:rsidRPr="00D9785B" w:rsidRDefault="00A02E82" w:rsidP="006E3384">
            <w:pPr>
              <w:rPr>
                <w:rFonts w:ascii="Arial" w:hAnsi="Arial" w:cs="Arial"/>
                <w:sz w:val="28"/>
                <w:szCs w:val="28"/>
              </w:rPr>
            </w:pPr>
            <w:r w:rsidRPr="00D9785B">
              <w:rPr>
                <w:rFonts w:ascii="Arial" w:hAnsi="Arial" w:cs="Arial"/>
                <w:b/>
                <w:bCs/>
                <w:sz w:val="28"/>
                <w:szCs w:val="28"/>
              </w:rPr>
              <w:t>Title</w:t>
            </w:r>
          </w:p>
        </w:tc>
        <w:tc>
          <w:tcPr>
            <w:tcW w:w="1682" w:type="pct"/>
            <w:vAlign w:val="center"/>
            <w:hideMark/>
          </w:tcPr>
          <w:p w14:paraId="11B1DDFE" w14:textId="77777777" w:rsidR="00A02E82" w:rsidRPr="00D9785B" w:rsidRDefault="00A02E82" w:rsidP="006E3384">
            <w:pPr>
              <w:rPr>
                <w:rFonts w:ascii="Arial" w:hAnsi="Arial" w:cs="Arial"/>
                <w:sz w:val="28"/>
                <w:szCs w:val="28"/>
              </w:rPr>
            </w:pPr>
            <w:r w:rsidRPr="00D9785B">
              <w:rPr>
                <w:rFonts w:ascii="Arial" w:hAnsi="Arial" w:cs="Arial"/>
                <w:b/>
                <w:bCs/>
                <w:sz w:val="28"/>
                <w:szCs w:val="28"/>
              </w:rPr>
              <w:t>Title</w:t>
            </w:r>
            <w:r w:rsidRPr="00D9785B">
              <w:rPr>
                <w:rFonts w:ascii="Arial" w:hAnsi="Arial" w:cs="Arial"/>
                <w:sz w:val="28"/>
                <w:szCs w:val="28"/>
              </w:rPr>
              <w:br/>
              <w:t>Build on India's health data network.</w:t>
            </w:r>
          </w:p>
        </w:tc>
        <w:tc>
          <w:tcPr>
            <w:tcW w:w="0" w:type="auto"/>
            <w:vAlign w:val="center"/>
            <w:hideMark/>
          </w:tcPr>
          <w:p w14:paraId="6F9E0B2C" w14:textId="77777777" w:rsidR="00A02E82" w:rsidRPr="00D9785B" w:rsidRDefault="00A02E82" w:rsidP="006E3384">
            <w:pPr>
              <w:rPr>
                <w:rFonts w:ascii="Arial" w:hAnsi="Arial" w:cs="Arial"/>
                <w:sz w:val="28"/>
                <w:szCs w:val="28"/>
              </w:rPr>
            </w:pPr>
            <w:r w:rsidRPr="00D9785B">
              <w:rPr>
                <w:rFonts w:ascii="Arial" w:hAnsi="Arial" w:cs="Arial"/>
                <w:sz w:val="28"/>
                <w:szCs w:val="28"/>
              </w:rPr>
              <w:t>ABDM Sandbox Environment</w:t>
            </w:r>
          </w:p>
        </w:tc>
      </w:tr>
      <w:tr w:rsidR="00A02E82" w:rsidRPr="00D9785B" w14:paraId="417395EC" w14:textId="77777777" w:rsidTr="00C347AF">
        <w:tc>
          <w:tcPr>
            <w:tcW w:w="1218" w:type="pct"/>
            <w:vAlign w:val="center"/>
            <w:hideMark/>
          </w:tcPr>
          <w:p w14:paraId="5FCF9FFE" w14:textId="77777777" w:rsidR="00A02E82" w:rsidRPr="00D9785B" w:rsidRDefault="00A02E82" w:rsidP="006E3384">
            <w:pPr>
              <w:rPr>
                <w:rFonts w:ascii="Arial" w:hAnsi="Arial" w:cs="Arial"/>
                <w:sz w:val="28"/>
                <w:szCs w:val="28"/>
              </w:rPr>
            </w:pPr>
            <w:r w:rsidRPr="00D9785B">
              <w:rPr>
                <w:rFonts w:ascii="Arial" w:hAnsi="Arial" w:cs="Arial"/>
                <w:b/>
                <w:bCs/>
                <w:sz w:val="28"/>
                <w:szCs w:val="28"/>
              </w:rPr>
              <w:t>Title description</w:t>
            </w:r>
          </w:p>
        </w:tc>
        <w:tc>
          <w:tcPr>
            <w:tcW w:w="1682" w:type="pct"/>
            <w:vAlign w:val="center"/>
            <w:hideMark/>
          </w:tcPr>
          <w:p w14:paraId="3B39C6F7" w14:textId="77777777" w:rsidR="00A02E82" w:rsidRPr="00D9785B" w:rsidRDefault="00A02E82" w:rsidP="006E3384">
            <w:pPr>
              <w:rPr>
                <w:rFonts w:ascii="Arial" w:hAnsi="Arial" w:cs="Arial"/>
                <w:sz w:val="28"/>
                <w:szCs w:val="28"/>
              </w:rPr>
            </w:pPr>
            <w:r w:rsidRPr="00D9785B">
              <w:rPr>
                <w:rFonts w:ascii="Arial" w:hAnsi="Arial" w:cs="Arial"/>
                <w:b/>
                <w:bCs/>
                <w:sz w:val="28"/>
                <w:szCs w:val="28"/>
              </w:rPr>
              <w:t>Hero description</w:t>
            </w:r>
            <w:r w:rsidRPr="00D9785B">
              <w:rPr>
                <w:rFonts w:ascii="Arial" w:hAnsi="Arial" w:cs="Arial"/>
                <w:sz w:val="28"/>
                <w:szCs w:val="28"/>
              </w:rPr>
              <w:br/>
              <w:t>The National Health Authority's developer sandbox for the Ayushman Bharat Digital Mission. From sandbox credentials to your first call to going live.</w:t>
            </w:r>
          </w:p>
        </w:tc>
        <w:tc>
          <w:tcPr>
            <w:tcW w:w="0" w:type="auto"/>
            <w:vAlign w:val="center"/>
            <w:hideMark/>
          </w:tcPr>
          <w:p w14:paraId="3292B697" w14:textId="77777777" w:rsidR="00A02E82" w:rsidRPr="00D9785B" w:rsidRDefault="00A02E82" w:rsidP="006E3384">
            <w:pPr>
              <w:rPr>
                <w:rFonts w:ascii="Arial" w:hAnsi="Arial" w:cs="Arial"/>
                <w:sz w:val="28"/>
                <w:szCs w:val="28"/>
              </w:rPr>
            </w:pPr>
            <w:r w:rsidRPr="00D9785B">
              <w:rPr>
                <w:rFonts w:ascii="Arial" w:hAnsi="Arial" w:cs="Arial"/>
                <w:sz w:val="28"/>
                <w:szCs w:val="28"/>
              </w:rPr>
              <w:t>The Ayushman Bharat Digital Mission has developed digital building blocks and APIs to enable a seamless digital healthcare experience for citizens, healthcare professionals, health facilities and health-tech organisations. The ABDM Sandbox provides a controlled environment for eligible entities to integrate and test their software solutions with ABDM services before seeking production access.</w:t>
            </w:r>
          </w:p>
        </w:tc>
      </w:tr>
      <w:tr w:rsidR="00A02E82" w:rsidRPr="00D9785B" w14:paraId="3C24755E" w14:textId="77777777" w:rsidTr="00C347AF">
        <w:tc>
          <w:tcPr>
            <w:tcW w:w="1218" w:type="pct"/>
            <w:vAlign w:val="center"/>
            <w:hideMark/>
          </w:tcPr>
          <w:p w14:paraId="0A4B5B20" w14:textId="77777777" w:rsidR="00A02E82" w:rsidRPr="00D9785B" w:rsidRDefault="00A02E82" w:rsidP="006E3384">
            <w:pPr>
              <w:rPr>
                <w:rFonts w:ascii="Arial" w:hAnsi="Arial" w:cs="Arial"/>
                <w:sz w:val="28"/>
                <w:szCs w:val="28"/>
              </w:rPr>
            </w:pPr>
            <w:r w:rsidRPr="00D9785B">
              <w:rPr>
                <w:rFonts w:ascii="Arial" w:hAnsi="Arial" w:cs="Arial"/>
                <w:b/>
                <w:bCs/>
                <w:sz w:val="28"/>
                <w:szCs w:val="28"/>
              </w:rPr>
              <w:t>Primary call-to-action</w:t>
            </w:r>
          </w:p>
        </w:tc>
        <w:tc>
          <w:tcPr>
            <w:tcW w:w="1682" w:type="pct"/>
            <w:vAlign w:val="center"/>
            <w:hideMark/>
          </w:tcPr>
          <w:p w14:paraId="07F38CAE" w14:textId="77777777" w:rsidR="00A02E82" w:rsidRPr="00D9785B" w:rsidRDefault="00A02E82" w:rsidP="006E3384">
            <w:pPr>
              <w:rPr>
                <w:rFonts w:ascii="Arial" w:hAnsi="Arial" w:cs="Arial"/>
                <w:sz w:val="28"/>
                <w:szCs w:val="28"/>
              </w:rPr>
            </w:pPr>
            <w:r w:rsidRPr="00D9785B">
              <w:rPr>
                <w:rFonts w:ascii="Arial" w:hAnsi="Arial" w:cs="Arial"/>
                <w:b/>
                <w:bCs/>
                <w:sz w:val="28"/>
                <w:szCs w:val="28"/>
              </w:rPr>
              <w:t>Primary button</w:t>
            </w:r>
            <w:r w:rsidRPr="00D9785B">
              <w:rPr>
                <w:rFonts w:ascii="Arial" w:hAnsi="Arial" w:cs="Arial"/>
                <w:sz w:val="28"/>
                <w:szCs w:val="28"/>
              </w:rPr>
              <w:br/>
              <w:t>Create sandbox account</w:t>
            </w:r>
          </w:p>
        </w:tc>
        <w:tc>
          <w:tcPr>
            <w:tcW w:w="0" w:type="auto"/>
            <w:vAlign w:val="center"/>
            <w:hideMark/>
          </w:tcPr>
          <w:p w14:paraId="2568AF94" w14:textId="77777777" w:rsidR="00A02E82" w:rsidRPr="00D9785B" w:rsidRDefault="00A02E82" w:rsidP="006E3384">
            <w:pPr>
              <w:rPr>
                <w:rFonts w:ascii="Arial" w:hAnsi="Arial" w:cs="Arial"/>
                <w:sz w:val="28"/>
                <w:szCs w:val="28"/>
              </w:rPr>
            </w:pPr>
            <w:r w:rsidRPr="00D9785B">
              <w:rPr>
                <w:rFonts w:ascii="Arial" w:hAnsi="Arial" w:cs="Arial"/>
                <w:sz w:val="28"/>
                <w:szCs w:val="28"/>
              </w:rPr>
              <w:t>Apply for Sandbox Integration</w:t>
            </w:r>
          </w:p>
        </w:tc>
      </w:tr>
      <w:tr w:rsidR="00A02E82" w:rsidRPr="00D9785B" w14:paraId="3F08C5DA" w14:textId="77777777" w:rsidTr="00C347AF">
        <w:tc>
          <w:tcPr>
            <w:tcW w:w="1218" w:type="pct"/>
            <w:vAlign w:val="center"/>
            <w:hideMark/>
          </w:tcPr>
          <w:p w14:paraId="5DB75E41"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Secondary call-to-action</w:t>
            </w:r>
          </w:p>
        </w:tc>
        <w:tc>
          <w:tcPr>
            <w:tcW w:w="1682" w:type="pct"/>
            <w:vAlign w:val="center"/>
            <w:hideMark/>
          </w:tcPr>
          <w:p w14:paraId="5EA7CBE9" w14:textId="77777777" w:rsidR="00A02E82" w:rsidRPr="00D9785B" w:rsidRDefault="00A02E82" w:rsidP="006E3384">
            <w:pPr>
              <w:rPr>
                <w:rFonts w:ascii="Arial" w:hAnsi="Arial" w:cs="Arial"/>
                <w:sz w:val="28"/>
                <w:szCs w:val="28"/>
              </w:rPr>
            </w:pPr>
            <w:r w:rsidRPr="00D9785B">
              <w:rPr>
                <w:rFonts w:ascii="Arial" w:hAnsi="Arial" w:cs="Arial"/>
                <w:b/>
                <w:bCs/>
                <w:sz w:val="28"/>
                <w:szCs w:val="28"/>
              </w:rPr>
              <w:t>Secondary button</w:t>
            </w:r>
            <w:r w:rsidRPr="00D9785B">
              <w:rPr>
                <w:rFonts w:ascii="Arial" w:hAnsi="Arial" w:cs="Arial"/>
                <w:sz w:val="28"/>
                <w:szCs w:val="28"/>
              </w:rPr>
              <w:br/>
              <w:t>Read the documentation</w:t>
            </w:r>
          </w:p>
        </w:tc>
        <w:tc>
          <w:tcPr>
            <w:tcW w:w="0" w:type="auto"/>
            <w:vAlign w:val="center"/>
            <w:hideMark/>
          </w:tcPr>
          <w:p w14:paraId="6646A3DA" w14:textId="77777777" w:rsidR="00A02E82" w:rsidRPr="00D9785B" w:rsidRDefault="00A02E82" w:rsidP="006E3384">
            <w:pPr>
              <w:rPr>
                <w:rFonts w:ascii="Arial" w:hAnsi="Arial" w:cs="Arial"/>
                <w:sz w:val="28"/>
                <w:szCs w:val="28"/>
              </w:rPr>
            </w:pPr>
            <w:r w:rsidRPr="00D9785B">
              <w:rPr>
                <w:rFonts w:ascii="Arial" w:hAnsi="Arial" w:cs="Arial"/>
                <w:sz w:val="28"/>
                <w:szCs w:val="28"/>
              </w:rPr>
              <w:t>Read Documentation</w:t>
            </w:r>
          </w:p>
        </w:tc>
      </w:tr>
      <w:tr w:rsidR="00A02E82" w:rsidRPr="00D9785B" w14:paraId="5C0BA662" w14:textId="77777777" w:rsidTr="00C347AF">
        <w:tc>
          <w:tcPr>
            <w:tcW w:w="1218" w:type="pct"/>
            <w:vAlign w:val="center"/>
            <w:hideMark/>
          </w:tcPr>
          <w:p w14:paraId="4E9B0600" w14:textId="77777777" w:rsidR="00A02E82" w:rsidRPr="00D9785B" w:rsidRDefault="00A02E82" w:rsidP="006E3384">
            <w:pPr>
              <w:rPr>
                <w:rFonts w:ascii="Arial" w:hAnsi="Arial" w:cs="Arial"/>
                <w:sz w:val="28"/>
                <w:szCs w:val="28"/>
              </w:rPr>
            </w:pPr>
            <w:r w:rsidRPr="00D9785B">
              <w:rPr>
                <w:rFonts w:ascii="Arial" w:hAnsi="Arial" w:cs="Arial"/>
                <w:b/>
                <w:bCs/>
                <w:sz w:val="28"/>
                <w:szCs w:val="28"/>
              </w:rPr>
              <w:t>Audience card — Healthcare Facility</w:t>
            </w:r>
          </w:p>
        </w:tc>
        <w:tc>
          <w:tcPr>
            <w:tcW w:w="1682" w:type="pct"/>
            <w:vAlign w:val="center"/>
            <w:hideMark/>
          </w:tcPr>
          <w:p w14:paraId="2C42049E" w14:textId="77777777" w:rsidR="00A02E82" w:rsidRPr="00D9785B" w:rsidRDefault="00A02E82" w:rsidP="006E3384">
            <w:pPr>
              <w:rPr>
                <w:rFonts w:ascii="Arial" w:hAnsi="Arial" w:cs="Arial"/>
                <w:sz w:val="28"/>
                <w:szCs w:val="28"/>
              </w:rPr>
            </w:pPr>
            <w:r w:rsidRPr="00D9785B">
              <w:rPr>
                <w:rFonts w:ascii="Arial" w:hAnsi="Arial" w:cs="Arial"/>
                <w:b/>
                <w:bCs/>
                <w:sz w:val="28"/>
                <w:szCs w:val="28"/>
              </w:rPr>
              <w:t>Health facility</w:t>
            </w:r>
            <w:r w:rsidRPr="00D9785B">
              <w:rPr>
                <w:rFonts w:ascii="Arial" w:hAnsi="Arial" w:cs="Arial"/>
                <w:sz w:val="28"/>
                <w:szCs w:val="28"/>
              </w:rPr>
              <w:br/>
              <w:t>A hospital, clinic, lab or pharmacy. You hold records and share them.</w:t>
            </w:r>
          </w:p>
        </w:tc>
        <w:tc>
          <w:tcPr>
            <w:tcW w:w="0" w:type="auto"/>
            <w:vAlign w:val="center"/>
            <w:hideMark/>
          </w:tcPr>
          <w:p w14:paraId="7BB7FA56" w14:textId="77777777" w:rsidR="00A02E82" w:rsidRPr="00D9785B" w:rsidRDefault="00A02E82" w:rsidP="006E3384">
            <w:pPr>
              <w:rPr>
                <w:rFonts w:ascii="Arial" w:hAnsi="Arial" w:cs="Arial"/>
                <w:sz w:val="28"/>
                <w:szCs w:val="28"/>
              </w:rPr>
            </w:pPr>
            <w:r w:rsidRPr="00D9785B">
              <w:rPr>
                <w:rFonts w:ascii="Arial" w:hAnsi="Arial" w:cs="Arial"/>
                <w:b/>
                <w:bCs/>
                <w:sz w:val="28"/>
                <w:szCs w:val="28"/>
              </w:rPr>
              <w:t>Healthcare Facility</w:t>
            </w:r>
            <w:r w:rsidRPr="00D9785B">
              <w:rPr>
                <w:rFonts w:ascii="Arial" w:hAnsi="Arial" w:cs="Arial"/>
                <w:sz w:val="28"/>
                <w:szCs w:val="28"/>
              </w:rPr>
              <w:br/>
              <w:t>Healthcare providers and facilities (hospital, clinic, lab or pharmacy.) that create, maintain and exchange digital health records.</w:t>
            </w:r>
          </w:p>
        </w:tc>
      </w:tr>
      <w:tr w:rsidR="00A02E82" w:rsidRPr="00D9785B" w14:paraId="6573D601" w14:textId="77777777" w:rsidTr="00C347AF">
        <w:tc>
          <w:tcPr>
            <w:tcW w:w="1218" w:type="pct"/>
            <w:vAlign w:val="center"/>
            <w:hideMark/>
          </w:tcPr>
          <w:p w14:paraId="45FAE23B" w14:textId="77777777" w:rsidR="00A02E82" w:rsidRPr="00D9785B" w:rsidRDefault="00A02E82" w:rsidP="006E3384">
            <w:pPr>
              <w:rPr>
                <w:rFonts w:ascii="Arial" w:hAnsi="Arial" w:cs="Arial"/>
                <w:sz w:val="28"/>
                <w:szCs w:val="28"/>
              </w:rPr>
            </w:pPr>
            <w:r w:rsidRPr="00D9785B">
              <w:rPr>
                <w:rFonts w:ascii="Arial" w:hAnsi="Arial" w:cs="Arial"/>
                <w:b/>
                <w:bCs/>
                <w:sz w:val="28"/>
                <w:szCs w:val="28"/>
              </w:rPr>
              <w:t>Audience card — Health Software Provider</w:t>
            </w:r>
          </w:p>
        </w:tc>
        <w:tc>
          <w:tcPr>
            <w:tcW w:w="1682" w:type="pct"/>
            <w:vAlign w:val="center"/>
            <w:hideMark/>
          </w:tcPr>
          <w:p w14:paraId="44C5C91A" w14:textId="77777777" w:rsidR="00A02E82" w:rsidRPr="00D9785B" w:rsidRDefault="00A02E82" w:rsidP="006E3384">
            <w:pPr>
              <w:rPr>
                <w:rFonts w:ascii="Arial" w:hAnsi="Arial" w:cs="Arial"/>
                <w:sz w:val="28"/>
                <w:szCs w:val="28"/>
              </w:rPr>
            </w:pPr>
            <w:r w:rsidRPr="00D9785B">
              <w:rPr>
                <w:rFonts w:ascii="Arial" w:hAnsi="Arial" w:cs="Arial"/>
                <w:b/>
                <w:bCs/>
                <w:sz w:val="28"/>
                <w:szCs w:val="28"/>
              </w:rPr>
              <w:t>IMS vendor</w:t>
            </w:r>
            <w:r w:rsidRPr="00D9785B">
              <w:rPr>
                <w:rFonts w:ascii="Arial" w:hAnsi="Arial" w:cs="Arial"/>
                <w:sz w:val="28"/>
                <w:szCs w:val="28"/>
              </w:rPr>
              <w:br/>
              <w:t>You build the EMR, HIMS, LIMS or PMS a facility runs.</w:t>
            </w:r>
          </w:p>
        </w:tc>
        <w:tc>
          <w:tcPr>
            <w:tcW w:w="0" w:type="auto"/>
            <w:vAlign w:val="center"/>
            <w:hideMark/>
          </w:tcPr>
          <w:p w14:paraId="72C0B1D9" w14:textId="77777777" w:rsidR="00A02E82" w:rsidRPr="00D9785B" w:rsidRDefault="00A02E82" w:rsidP="006E3384">
            <w:pPr>
              <w:rPr>
                <w:rFonts w:ascii="Arial" w:hAnsi="Arial" w:cs="Arial"/>
                <w:sz w:val="28"/>
                <w:szCs w:val="28"/>
              </w:rPr>
            </w:pPr>
            <w:r w:rsidRPr="00D9785B">
              <w:rPr>
                <w:rFonts w:ascii="Arial" w:hAnsi="Arial" w:cs="Arial"/>
                <w:b/>
                <w:bCs/>
                <w:sz w:val="28"/>
                <w:szCs w:val="28"/>
              </w:rPr>
              <w:t>Health Software Provider</w:t>
            </w:r>
            <w:r w:rsidRPr="00D9785B">
              <w:rPr>
                <w:rFonts w:ascii="Arial" w:hAnsi="Arial" w:cs="Arial"/>
                <w:sz w:val="28"/>
                <w:szCs w:val="28"/>
              </w:rPr>
              <w:br/>
              <w:t>Technology providers (EMR, HMIS, LMIS or PMS) developing ABDM-enabled healthcare information systems and digital health applications.</w:t>
            </w:r>
          </w:p>
        </w:tc>
      </w:tr>
      <w:tr w:rsidR="00A02E82" w:rsidRPr="00D9785B" w14:paraId="0A50FD9B" w14:textId="77777777" w:rsidTr="00C347AF">
        <w:tc>
          <w:tcPr>
            <w:tcW w:w="1218" w:type="pct"/>
            <w:vAlign w:val="center"/>
            <w:hideMark/>
          </w:tcPr>
          <w:p w14:paraId="27E5CE17" w14:textId="77777777" w:rsidR="00A02E82" w:rsidRPr="00D9785B" w:rsidRDefault="00A02E82" w:rsidP="006E3384">
            <w:pPr>
              <w:rPr>
                <w:rFonts w:ascii="Arial" w:hAnsi="Arial" w:cs="Arial"/>
                <w:sz w:val="28"/>
                <w:szCs w:val="28"/>
              </w:rPr>
            </w:pPr>
            <w:r w:rsidRPr="00D9785B">
              <w:rPr>
                <w:rFonts w:ascii="Arial" w:hAnsi="Arial" w:cs="Arial"/>
                <w:b/>
                <w:bCs/>
                <w:sz w:val="28"/>
                <w:szCs w:val="28"/>
              </w:rPr>
              <w:t>Audience card — Personal Health Record Application</w:t>
            </w:r>
          </w:p>
        </w:tc>
        <w:tc>
          <w:tcPr>
            <w:tcW w:w="1682" w:type="pct"/>
            <w:vAlign w:val="center"/>
            <w:hideMark/>
          </w:tcPr>
          <w:p w14:paraId="36200725" w14:textId="77777777" w:rsidR="00A02E82" w:rsidRPr="00D9785B" w:rsidRDefault="00A02E82" w:rsidP="006E3384">
            <w:pPr>
              <w:rPr>
                <w:rFonts w:ascii="Arial" w:hAnsi="Arial" w:cs="Arial"/>
                <w:sz w:val="28"/>
                <w:szCs w:val="28"/>
              </w:rPr>
            </w:pPr>
            <w:r w:rsidRPr="00D9785B">
              <w:rPr>
                <w:rFonts w:ascii="Arial" w:hAnsi="Arial" w:cs="Arial"/>
                <w:b/>
                <w:bCs/>
                <w:sz w:val="28"/>
                <w:szCs w:val="28"/>
              </w:rPr>
              <w:t>PHR app</w:t>
            </w:r>
            <w:r w:rsidRPr="00D9785B">
              <w:rPr>
                <w:rFonts w:ascii="Arial" w:hAnsi="Arial" w:cs="Arial"/>
                <w:sz w:val="28"/>
                <w:szCs w:val="28"/>
              </w:rPr>
              <w:br/>
              <w:t>You build the app a patient uses to hold records and give consent.</w:t>
            </w:r>
          </w:p>
        </w:tc>
        <w:tc>
          <w:tcPr>
            <w:tcW w:w="0" w:type="auto"/>
            <w:vAlign w:val="center"/>
            <w:hideMark/>
          </w:tcPr>
          <w:p w14:paraId="05BEF887" w14:textId="77777777" w:rsidR="00A02E82" w:rsidRPr="00D9785B" w:rsidRDefault="00A02E82" w:rsidP="006E3384">
            <w:pPr>
              <w:rPr>
                <w:rFonts w:ascii="Arial" w:hAnsi="Arial" w:cs="Arial"/>
                <w:sz w:val="28"/>
                <w:szCs w:val="28"/>
              </w:rPr>
            </w:pPr>
            <w:r w:rsidRPr="00D9785B">
              <w:rPr>
                <w:rFonts w:ascii="Arial" w:hAnsi="Arial" w:cs="Arial"/>
                <w:b/>
                <w:bCs/>
                <w:sz w:val="28"/>
                <w:szCs w:val="28"/>
              </w:rPr>
              <w:t>Personal Health Record (PHR) Application</w:t>
            </w:r>
            <w:r w:rsidRPr="00D9785B">
              <w:rPr>
                <w:rFonts w:ascii="Arial" w:hAnsi="Arial" w:cs="Arial"/>
                <w:sz w:val="28"/>
                <w:szCs w:val="28"/>
              </w:rPr>
              <w:br/>
              <w:t>Applications that enable individuals to access, manage and share their health records and provide consent for health information exchange.</w:t>
            </w:r>
          </w:p>
        </w:tc>
      </w:tr>
      <w:tr w:rsidR="00A02E82" w:rsidRPr="00D9785B" w14:paraId="1C760772" w14:textId="77777777" w:rsidTr="00C347AF">
        <w:tc>
          <w:tcPr>
            <w:tcW w:w="1218" w:type="pct"/>
            <w:vAlign w:val="center"/>
            <w:hideMark/>
          </w:tcPr>
          <w:p w14:paraId="601DDD60" w14:textId="77777777" w:rsidR="00A02E82" w:rsidRPr="00D9785B" w:rsidRDefault="00A02E82" w:rsidP="006E3384">
            <w:pPr>
              <w:rPr>
                <w:rFonts w:ascii="Arial" w:hAnsi="Arial" w:cs="Arial"/>
                <w:sz w:val="28"/>
                <w:szCs w:val="28"/>
              </w:rPr>
            </w:pPr>
            <w:r w:rsidRPr="00D9785B">
              <w:rPr>
                <w:rFonts w:ascii="Arial" w:hAnsi="Arial" w:cs="Arial"/>
                <w:b/>
                <w:bCs/>
                <w:sz w:val="28"/>
                <w:szCs w:val="28"/>
              </w:rPr>
              <w:t>How it works — section heading</w:t>
            </w:r>
          </w:p>
        </w:tc>
        <w:tc>
          <w:tcPr>
            <w:tcW w:w="1682" w:type="pct"/>
            <w:vAlign w:val="center"/>
            <w:hideMark/>
          </w:tcPr>
          <w:p w14:paraId="74C2A34F" w14:textId="77777777" w:rsidR="00A02E82" w:rsidRPr="00D9785B" w:rsidRDefault="00A02E82" w:rsidP="006E3384">
            <w:pPr>
              <w:rPr>
                <w:rFonts w:ascii="Arial" w:hAnsi="Arial" w:cs="Arial"/>
                <w:sz w:val="28"/>
                <w:szCs w:val="28"/>
              </w:rPr>
            </w:pPr>
            <w:r w:rsidRPr="00D9785B">
              <w:rPr>
                <w:rFonts w:ascii="Arial" w:hAnsi="Arial" w:cs="Arial"/>
                <w:b/>
                <w:bCs/>
                <w:sz w:val="28"/>
                <w:szCs w:val="28"/>
              </w:rPr>
              <w:t>How it works</w:t>
            </w:r>
            <w:r w:rsidRPr="00D9785B">
              <w:rPr>
                <w:rFonts w:ascii="Arial" w:hAnsi="Arial" w:cs="Arial"/>
                <w:sz w:val="28"/>
                <w:szCs w:val="28"/>
              </w:rPr>
              <w:br/>
              <w:t>Credentials. Build. Go live.</w:t>
            </w:r>
          </w:p>
        </w:tc>
        <w:tc>
          <w:tcPr>
            <w:tcW w:w="0" w:type="auto"/>
            <w:vAlign w:val="center"/>
            <w:hideMark/>
          </w:tcPr>
          <w:p w14:paraId="69FFFC11" w14:textId="77777777" w:rsidR="00A02E82" w:rsidRPr="00D9785B" w:rsidRDefault="00A02E82" w:rsidP="006E3384">
            <w:pPr>
              <w:rPr>
                <w:rFonts w:ascii="Arial" w:hAnsi="Arial" w:cs="Arial"/>
                <w:sz w:val="28"/>
                <w:szCs w:val="28"/>
              </w:rPr>
            </w:pPr>
            <w:r w:rsidRPr="00D9785B">
              <w:rPr>
                <w:rFonts w:ascii="Arial" w:hAnsi="Arial" w:cs="Arial"/>
                <w:b/>
                <w:bCs/>
                <w:sz w:val="28"/>
                <w:szCs w:val="28"/>
              </w:rPr>
              <w:t>How Sandbox Integration Works</w:t>
            </w:r>
            <w:r w:rsidRPr="00D9785B">
              <w:rPr>
                <w:rFonts w:ascii="Arial" w:hAnsi="Arial" w:cs="Arial"/>
                <w:sz w:val="28"/>
                <w:szCs w:val="28"/>
              </w:rPr>
              <w:br/>
              <w:t>Complete the integration process in 6 stages</w:t>
            </w:r>
          </w:p>
        </w:tc>
      </w:tr>
      <w:tr w:rsidR="00A02E82" w:rsidRPr="00D9785B" w14:paraId="5B31FB5E" w14:textId="77777777" w:rsidTr="00C347AF">
        <w:tc>
          <w:tcPr>
            <w:tcW w:w="1218" w:type="pct"/>
            <w:vAlign w:val="center"/>
            <w:hideMark/>
          </w:tcPr>
          <w:p w14:paraId="77087022"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Subheading</w:t>
            </w:r>
          </w:p>
        </w:tc>
        <w:tc>
          <w:tcPr>
            <w:tcW w:w="1682" w:type="pct"/>
            <w:vAlign w:val="center"/>
            <w:hideMark/>
          </w:tcPr>
          <w:p w14:paraId="19C2D2BF" w14:textId="77777777" w:rsidR="00A02E82" w:rsidRPr="00D9785B" w:rsidRDefault="00A02E82" w:rsidP="006E3384">
            <w:pPr>
              <w:rPr>
                <w:rFonts w:ascii="Arial" w:hAnsi="Arial" w:cs="Arial"/>
                <w:sz w:val="28"/>
                <w:szCs w:val="28"/>
              </w:rPr>
            </w:pPr>
            <w:r w:rsidRPr="00D9785B">
              <w:rPr>
                <w:rFonts w:ascii="Arial" w:hAnsi="Arial" w:cs="Arial"/>
                <w:b/>
                <w:bCs/>
                <w:sz w:val="28"/>
                <w:szCs w:val="28"/>
              </w:rPr>
              <w:t>Process overview</w:t>
            </w:r>
            <w:r w:rsidRPr="00D9785B">
              <w:rPr>
                <w:rFonts w:ascii="Arial" w:hAnsi="Arial" w:cs="Arial"/>
                <w:sz w:val="28"/>
                <w:szCs w:val="28"/>
              </w:rPr>
              <w:br/>
              <w:t>One workspace follows your integration from sign-up to production review. Your team and the NHA reviewer share the same submissions, evidence, queries and decisions.</w:t>
            </w:r>
          </w:p>
        </w:tc>
        <w:tc>
          <w:tcPr>
            <w:tcW w:w="0" w:type="auto"/>
            <w:vAlign w:val="center"/>
            <w:hideMark/>
          </w:tcPr>
          <w:p w14:paraId="621BAFBE" w14:textId="77777777" w:rsidR="00A02E82" w:rsidRPr="00D9785B" w:rsidRDefault="00A02E82" w:rsidP="006E3384">
            <w:pPr>
              <w:rPr>
                <w:rFonts w:ascii="Arial" w:hAnsi="Arial" w:cs="Arial"/>
                <w:sz w:val="28"/>
                <w:szCs w:val="28"/>
              </w:rPr>
            </w:pPr>
            <w:r w:rsidRPr="00D9785B">
              <w:rPr>
                <w:rFonts w:ascii="Arial" w:hAnsi="Arial" w:cs="Arial"/>
                <w:sz w:val="28"/>
                <w:szCs w:val="28"/>
              </w:rPr>
              <w:t>Use a single workspace to manage the integration from account creation to production review. The integrating entity and the National Health Authority review team can access the relevant submissions, supporting evidence, queries and decisions.</w:t>
            </w:r>
          </w:p>
        </w:tc>
      </w:tr>
      <w:tr w:rsidR="00A02E82" w:rsidRPr="00D9785B" w14:paraId="77FE5606" w14:textId="77777777" w:rsidTr="00C347AF">
        <w:tc>
          <w:tcPr>
            <w:tcW w:w="1218" w:type="pct"/>
            <w:vAlign w:val="center"/>
            <w:hideMark/>
          </w:tcPr>
          <w:p w14:paraId="27851BD8" w14:textId="77777777" w:rsidR="00A02E82" w:rsidRPr="00D9785B" w:rsidRDefault="00A02E82" w:rsidP="006E3384">
            <w:pPr>
              <w:rPr>
                <w:rFonts w:ascii="Arial" w:hAnsi="Arial" w:cs="Arial"/>
                <w:sz w:val="28"/>
                <w:szCs w:val="28"/>
              </w:rPr>
            </w:pPr>
            <w:r w:rsidRPr="00D9785B">
              <w:rPr>
                <w:rFonts w:ascii="Arial" w:hAnsi="Arial" w:cs="Arial"/>
                <w:b/>
                <w:bCs/>
                <w:sz w:val="28"/>
                <w:szCs w:val="28"/>
              </w:rPr>
              <w:t>Step 1</w:t>
            </w:r>
          </w:p>
        </w:tc>
        <w:tc>
          <w:tcPr>
            <w:tcW w:w="1682" w:type="pct"/>
            <w:vAlign w:val="center"/>
            <w:hideMark/>
          </w:tcPr>
          <w:p w14:paraId="3889E704" w14:textId="77777777" w:rsidR="00A02E82" w:rsidRPr="00D9785B" w:rsidRDefault="00A02E82" w:rsidP="006E3384">
            <w:pPr>
              <w:rPr>
                <w:rFonts w:ascii="Arial" w:hAnsi="Arial" w:cs="Arial"/>
                <w:sz w:val="28"/>
                <w:szCs w:val="28"/>
              </w:rPr>
            </w:pPr>
            <w:r w:rsidRPr="00D9785B">
              <w:rPr>
                <w:rFonts w:ascii="Arial" w:hAnsi="Arial" w:cs="Arial"/>
                <w:b/>
                <w:bCs/>
                <w:sz w:val="28"/>
                <w:szCs w:val="28"/>
              </w:rPr>
              <w:t>01 Credentials</w:t>
            </w:r>
            <w:r w:rsidRPr="00D9785B">
              <w:rPr>
                <w:rFonts w:ascii="Arial" w:hAnsi="Arial" w:cs="Arial"/>
                <w:sz w:val="28"/>
                <w:szCs w:val="28"/>
              </w:rPr>
              <w:br/>
              <w:t>Create your account and complete organisation verification.</w:t>
            </w:r>
            <w:r w:rsidRPr="00D9785B">
              <w:rPr>
                <w:rFonts w:ascii="Arial" w:hAnsi="Arial" w:cs="Arial"/>
                <w:sz w:val="28"/>
                <w:szCs w:val="28"/>
              </w:rPr>
              <w:br/>
              <w:t>Register your product and select the capabilities you are building.</w:t>
            </w:r>
            <w:r w:rsidRPr="00D9785B">
              <w:rPr>
                <w:rFonts w:ascii="Arial" w:hAnsi="Arial" w:cs="Arial"/>
                <w:sz w:val="28"/>
                <w:szCs w:val="28"/>
              </w:rPr>
              <w:br/>
              <w:t>Access your sandbox credentials and configure your public callback URL.</w:t>
            </w:r>
          </w:p>
        </w:tc>
        <w:tc>
          <w:tcPr>
            <w:tcW w:w="0" w:type="auto"/>
            <w:vAlign w:val="center"/>
            <w:hideMark/>
          </w:tcPr>
          <w:p w14:paraId="1D704B1D" w14:textId="77777777" w:rsidR="00A02E82" w:rsidRPr="00D9785B" w:rsidRDefault="00A02E82" w:rsidP="006E3384">
            <w:pPr>
              <w:rPr>
                <w:rFonts w:ascii="Arial" w:hAnsi="Arial" w:cs="Arial"/>
                <w:sz w:val="28"/>
                <w:szCs w:val="28"/>
              </w:rPr>
            </w:pPr>
            <w:r w:rsidRPr="00D9785B">
              <w:rPr>
                <w:rFonts w:ascii="Arial" w:hAnsi="Arial" w:cs="Arial"/>
                <w:b/>
                <w:bCs/>
                <w:sz w:val="28"/>
                <w:szCs w:val="28"/>
              </w:rPr>
              <w:t>01. Send Request</w:t>
            </w:r>
            <w:r w:rsidRPr="00D9785B">
              <w:rPr>
                <w:rFonts w:ascii="Arial" w:hAnsi="Arial" w:cs="Arial"/>
                <w:sz w:val="28"/>
                <w:szCs w:val="28"/>
              </w:rPr>
              <w:br/>
              <w:t>Submit a request to access the ABDM Sandbox APIs.</w:t>
            </w:r>
          </w:p>
        </w:tc>
      </w:tr>
      <w:tr w:rsidR="00A02E82" w:rsidRPr="00D9785B" w14:paraId="4DA2B626" w14:textId="77777777" w:rsidTr="00C347AF">
        <w:tc>
          <w:tcPr>
            <w:tcW w:w="1218" w:type="pct"/>
            <w:vAlign w:val="center"/>
            <w:hideMark/>
          </w:tcPr>
          <w:p w14:paraId="733710BF" w14:textId="77777777" w:rsidR="00A02E82" w:rsidRPr="00D9785B" w:rsidRDefault="00A02E82" w:rsidP="006E3384">
            <w:pPr>
              <w:rPr>
                <w:rFonts w:ascii="Arial" w:hAnsi="Arial" w:cs="Arial"/>
                <w:sz w:val="28"/>
                <w:szCs w:val="28"/>
              </w:rPr>
            </w:pPr>
            <w:r w:rsidRPr="00D9785B">
              <w:rPr>
                <w:rFonts w:ascii="Arial" w:hAnsi="Arial" w:cs="Arial"/>
                <w:b/>
                <w:bCs/>
                <w:sz w:val="28"/>
                <w:szCs w:val="28"/>
              </w:rPr>
              <w:t>Step 2</w:t>
            </w:r>
          </w:p>
        </w:tc>
        <w:tc>
          <w:tcPr>
            <w:tcW w:w="1682" w:type="pct"/>
            <w:vAlign w:val="center"/>
            <w:hideMark/>
          </w:tcPr>
          <w:p w14:paraId="228A773C" w14:textId="77777777" w:rsidR="00A02E82" w:rsidRPr="00D9785B" w:rsidRDefault="00A02E82" w:rsidP="006E3384">
            <w:pPr>
              <w:rPr>
                <w:rFonts w:ascii="Arial" w:hAnsi="Arial" w:cs="Arial"/>
                <w:sz w:val="28"/>
                <w:szCs w:val="28"/>
              </w:rPr>
            </w:pPr>
            <w:r w:rsidRPr="00D9785B">
              <w:rPr>
                <w:rFonts w:ascii="Arial" w:hAnsi="Arial" w:cs="Arial"/>
                <w:b/>
                <w:bCs/>
                <w:sz w:val="28"/>
                <w:szCs w:val="28"/>
              </w:rPr>
              <w:t>02 Build</w:t>
            </w:r>
            <w:r w:rsidRPr="00D9785B">
              <w:rPr>
                <w:rFonts w:ascii="Arial" w:hAnsi="Arial" w:cs="Arial"/>
                <w:sz w:val="28"/>
                <w:szCs w:val="28"/>
              </w:rPr>
              <w:br/>
              <w:t>Make your first call against the sandbox gateway.</w:t>
            </w:r>
            <w:r w:rsidRPr="00D9785B">
              <w:rPr>
                <w:rFonts w:ascii="Arial" w:hAnsi="Arial" w:cs="Arial"/>
                <w:sz w:val="28"/>
                <w:szCs w:val="28"/>
              </w:rPr>
              <w:br/>
              <w:t>Build and test the milestones for your selected integration track.</w:t>
            </w:r>
            <w:r w:rsidRPr="00D9785B">
              <w:rPr>
                <w:rFonts w:ascii="Arial" w:hAnsi="Arial" w:cs="Arial"/>
                <w:sz w:val="28"/>
                <w:szCs w:val="28"/>
              </w:rPr>
              <w:br/>
              <w:t xml:space="preserve">Use the API reference to check each </w:t>
            </w:r>
            <w:r w:rsidRPr="00D9785B">
              <w:rPr>
                <w:rFonts w:ascii="Arial" w:hAnsi="Arial" w:cs="Arial"/>
                <w:sz w:val="28"/>
                <w:szCs w:val="28"/>
              </w:rPr>
              <w:lastRenderedPageBreak/>
              <w:t>request and collect your test evidence.</w:t>
            </w:r>
          </w:p>
        </w:tc>
        <w:tc>
          <w:tcPr>
            <w:tcW w:w="0" w:type="auto"/>
            <w:vAlign w:val="center"/>
            <w:hideMark/>
          </w:tcPr>
          <w:p w14:paraId="350CF869"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02. Get Access</w:t>
            </w:r>
            <w:r w:rsidRPr="00D9785B">
              <w:rPr>
                <w:rFonts w:ascii="Arial" w:hAnsi="Arial" w:cs="Arial"/>
                <w:sz w:val="28"/>
                <w:szCs w:val="28"/>
              </w:rPr>
              <w:br/>
              <w:t>Receive Sandbox access after approval by the Health Tech Committee.</w:t>
            </w:r>
          </w:p>
        </w:tc>
      </w:tr>
      <w:tr w:rsidR="00A02E82" w:rsidRPr="00D9785B" w14:paraId="26263065" w14:textId="77777777" w:rsidTr="00C347AF">
        <w:tc>
          <w:tcPr>
            <w:tcW w:w="1218" w:type="pct"/>
            <w:vAlign w:val="center"/>
            <w:hideMark/>
          </w:tcPr>
          <w:p w14:paraId="7632C01F" w14:textId="77777777" w:rsidR="00A02E82" w:rsidRPr="00D9785B" w:rsidRDefault="00A02E82" w:rsidP="006E3384">
            <w:pPr>
              <w:rPr>
                <w:rFonts w:ascii="Arial" w:hAnsi="Arial" w:cs="Arial"/>
                <w:sz w:val="28"/>
                <w:szCs w:val="28"/>
              </w:rPr>
            </w:pPr>
            <w:r w:rsidRPr="00D9785B">
              <w:rPr>
                <w:rFonts w:ascii="Arial" w:hAnsi="Arial" w:cs="Arial"/>
                <w:b/>
                <w:bCs/>
                <w:sz w:val="28"/>
                <w:szCs w:val="28"/>
              </w:rPr>
              <w:t>Step 3</w:t>
            </w:r>
          </w:p>
        </w:tc>
        <w:tc>
          <w:tcPr>
            <w:tcW w:w="1682" w:type="pct"/>
            <w:vAlign w:val="center"/>
            <w:hideMark/>
          </w:tcPr>
          <w:p w14:paraId="140149D2" w14:textId="77777777" w:rsidR="00A02E82" w:rsidRPr="00D9785B" w:rsidRDefault="00A02E82" w:rsidP="006E3384">
            <w:pPr>
              <w:rPr>
                <w:rFonts w:ascii="Arial" w:hAnsi="Arial" w:cs="Arial"/>
                <w:sz w:val="28"/>
                <w:szCs w:val="28"/>
              </w:rPr>
            </w:pPr>
            <w:r w:rsidRPr="00D9785B">
              <w:rPr>
                <w:rFonts w:ascii="Arial" w:hAnsi="Arial" w:cs="Arial"/>
                <w:b/>
                <w:bCs/>
                <w:sz w:val="28"/>
                <w:szCs w:val="28"/>
              </w:rPr>
              <w:t>03 Go live</w:t>
            </w:r>
            <w:r w:rsidRPr="00D9785B">
              <w:rPr>
                <w:rFonts w:ascii="Arial" w:hAnsi="Arial" w:cs="Arial"/>
                <w:sz w:val="28"/>
                <w:szCs w:val="28"/>
              </w:rPr>
              <w:br/>
              <w:t>Submit your integration and supporting evidence for review.</w:t>
            </w:r>
            <w:r w:rsidRPr="00D9785B">
              <w:rPr>
                <w:rFonts w:ascii="Arial" w:hAnsi="Arial" w:cs="Arial"/>
                <w:sz w:val="28"/>
                <w:szCs w:val="28"/>
              </w:rPr>
              <w:br/>
              <w:t>Complete the required demonstrations, functional testing and security audit.</w:t>
            </w:r>
            <w:r w:rsidRPr="00D9785B">
              <w:rPr>
                <w:rFonts w:ascii="Arial" w:hAnsi="Arial" w:cs="Arial"/>
                <w:sz w:val="28"/>
                <w:szCs w:val="28"/>
              </w:rPr>
              <w:br/>
              <w:t>Resolve review queries and track the decision and production handoff.</w:t>
            </w:r>
            <w:r w:rsidRPr="00D9785B">
              <w:rPr>
                <w:rFonts w:ascii="Arial" w:hAnsi="Arial" w:cs="Arial"/>
                <w:sz w:val="28"/>
                <w:szCs w:val="28"/>
              </w:rPr>
              <w:br/>
              <w:t>From your first request to a reviewable integration.</w:t>
            </w:r>
            <w:r w:rsidRPr="00D9785B">
              <w:rPr>
                <w:rFonts w:ascii="Arial" w:hAnsi="Arial" w:cs="Arial"/>
                <w:sz w:val="28"/>
                <w:szCs w:val="28"/>
              </w:rPr>
              <w:br/>
              <w:t>How going live works →</w:t>
            </w:r>
          </w:p>
        </w:tc>
        <w:tc>
          <w:tcPr>
            <w:tcW w:w="0" w:type="auto"/>
            <w:vAlign w:val="center"/>
            <w:hideMark/>
          </w:tcPr>
          <w:p w14:paraId="1079A7C7" w14:textId="77777777" w:rsidR="00A02E82" w:rsidRPr="00D9785B" w:rsidRDefault="00A02E82" w:rsidP="006E3384">
            <w:pPr>
              <w:rPr>
                <w:rFonts w:ascii="Arial" w:hAnsi="Arial" w:cs="Arial"/>
                <w:sz w:val="28"/>
                <w:szCs w:val="28"/>
              </w:rPr>
            </w:pPr>
            <w:r w:rsidRPr="00D9785B">
              <w:rPr>
                <w:rFonts w:ascii="Arial" w:hAnsi="Arial" w:cs="Arial"/>
                <w:b/>
                <w:bCs/>
                <w:sz w:val="28"/>
                <w:szCs w:val="28"/>
              </w:rPr>
              <w:t>03. Integrate APIs</w:t>
            </w:r>
            <w:r w:rsidRPr="00D9785B">
              <w:rPr>
                <w:rFonts w:ascii="Arial" w:hAnsi="Arial" w:cs="Arial"/>
                <w:sz w:val="28"/>
                <w:szCs w:val="28"/>
              </w:rPr>
              <w:br/>
              <w:t>Integrate the applicable ABDM APIs with your software solution.</w:t>
            </w:r>
          </w:p>
        </w:tc>
      </w:tr>
      <w:tr w:rsidR="00A02E82" w:rsidRPr="00D9785B" w14:paraId="751D2DAF" w14:textId="77777777" w:rsidTr="00C347AF">
        <w:tc>
          <w:tcPr>
            <w:tcW w:w="1218" w:type="pct"/>
            <w:vAlign w:val="center"/>
            <w:hideMark/>
          </w:tcPr>
          <w:p w14:paraId="221B67E3" w14:textId="77777777" w:rsidR="00A02E82" w:rsidRPr="00D9785B" w:rsidRDefault="00A02E82" w:rsidP="006E3384">
            <w:pPr>
              <w:rPr>
                <w:rFonts w:ascii="Arial" w:hAnsi="Arial" w:cs="Arial"/>
                <w:sz w:val="28"/>
                <w:szCs w:val="28"/>
              </w:rPr>
            </w:pPr>
            <w:r w:rsidRPr="00D9785B">
              <w:rPr>
                <w:rFonts w:ascii="Arial" w:hAnsi="Arial" w:cs="Arial"/>
                <w:b/>
                <w:bCs/>
                <w:sz w:val="28"/>
                <w:szCs w:val="28"/>
              </w:rPr>
              <w:t>Step 4</w:t>
            </w:r>
          </w:p>
        </w:tc>
        <w:tc>
          <w:tcPr>
            <w:tcW w:w="1682" w:type="pct"/>
            <w:vAlign w:val="center"/>
            <w:hideMark/>
          </w:tcPr>
          <w:p w14:paraId="106D3719" w14:textId="77777777" w:rsidR="00A02E82" w:rsidRPr="00D9785B" w:rsidRDefault="00A02E82" w:rsidP="006E3384">
            <w:pPr>
              <w:rPr>
                <w:rFonts w:ascii="Arial" w:hAnsi="Arial" w:cs="Arial"/>
                <w:sz w:val="28"/>
                <w:szCs w:val="28"/>
              </w:rPr>
            </w:pPr>
            <w:r w:rsidRPr="00D9785B">
              <w:rPr>
                <w:rFonts w:ascii="Arial" w:hAnsi="Arial" w:cs="Arial"/>
                <w:b/>
                <w:bCs/>
                <w:sz w:val="28"/>
                <w:szCs w:val="28"/>
              </w:rPr>
              <w:t>Not available on the current new website</w:t>
            </w:r>
          </w:p>
        </w:tc>
        <w:tc>
          <w:tcPr>
            <w:tcW w:w="0" w:type="auto"/>
            <w:vAlign w:val="center"/>
            <w:hideMark/>
          </w:tcPr>
          <w:p w14:paraId="48E7866F" w14:textId="77777777" w:rsidR="00A02E82" w:rsidRPr="00D9785B" w:rsidRDefault="00A02E82" w:rsidP="006E3384">
            <w:pPr>
              <w:rPr>
                <w:rFonts w:ascii="Arial" w:hAnsi="Arial" w:cs="Arial"/>
                <w:sz w:val="28"/>
                <w:szCs w:val="28"/>
              </w:rPr>
            </w:pPr>
            <w:r w:rsidRPr="00D9785B">
              <w:rPr>
                <w:rFonts w:ascii="Arial" w:hAnsi="Arial" w:cs="Arial"/>
                <w:b/>
                <w:bCs/>
                <w:sz w:val="28"/>
                <w:szCs w:val="28"/>
              </w:rPr>
              <w:t>04. Complete Functional Testing and Security Audit</w:t>
            </w:r>
            <w:r w:rsidRPr="00D9785B">
              <w:rPr>
                <w:rFonts w:ascii="Arial" w:hAnsi="Arial" w:cs="Arial"/>
                <w:sz w:val="28"/>
                <w:szCs w:val="28"/>
              </w:rPr>
              <w:br/>
              <w:t>Test the integrated solution and complete the required security audit.</w:t>
            </w:r>
          </w:p>
        </w:tc>
      </w:tr>
      <w:tr w:rsidR="00A02E82" w:rsidRPr="00D9785B" w14:paraId="692B7517" w14:textId="77777777" w:rsidTr="00C347AF">
        <w:tc>
          <w:tcPr>
            <w:tcW w:w="1218" w:type="pct"/>
            <w:vAlign w:val="center"/>
            <w:hideMark/>
          </w:tcPr>
          <w:p w14:paraId="7B6E78D9" w14:textId="77777777" w:rsidR="00A02E82" w:rsidRPr="00D9785B" w:rsidRDefault="00A02E82" w:rsidP="006E3384">
            <w:pPr>
              <w:rPr>
                <w:rFonts w:ascii="Arial" w:hAnsi="Arial" w:cs="Arial"/>
                <w:sz w:val="28"/>
                <w:szCs w:val="28"/>
              </w:rPr>
            </w:pPr>
            <w:r w:rsidRPr="00D9785B">
              <w:rPr>
                <w:rFonts w:ascii="Arial" w:hAnsi="Arial" w:cs="Arial"/>
                <w:b/>
                <w:bCs/>
                <w:sz w:val="28"/>
                <w:szCs w:val="28"/>
              </w:rPr>
              <w:t>Step 5</w:t>
            </w:r>
          </w:p>
        </w:tc>
        <w:tc>
          <w:tcPr>
            <w:tcW w:w="1682" w:type="pct"/>
            <w:vAlign w:val="center"/>
            <w:hideMark/>
          </w:tcPr>
          <w:p w14:paraId="581F1AC9" w14:textId="77777777" w:rsidR="00A02E82" w:rsidRPr="00D9785B" w:rsidRDefault="00A02E82" w:rsidP="006E3384">
            <w:pPr>
              <w:rPr>
                <w:rFonts w:ascii="Arial" w:hAnsi="Arial" w:cs="Arial"/>
                <w:sz w:val="28"/>
                <w:szCs w:val="28"/>
              </w:rPr>
            </w:pPr>
            <w:r w:rsidRPr="00D9785B">
              <w:rPr>
                <w:rFonts w:ascii="Arial" w:hAnsi="Arial" w:cs="Arial"/>
                <w:b/>
                <w:bCs/>
                <w:sz w:val="28"/>
                <w:szCs w:val="28"/>
              </w:rPr>
              <w:t>Not available on the current new website</w:t>
            </w:r>
          </w:p>
        </w:tc>
        <w:tc>
          <w:tcPr>
            <w:tcW w:w="0" w:type="auto"/>
            <w:vAlign w:val="center"/>
            <w:hideMark/>
          </w:tcPr>
          <w:p w14:paraId="3C5377E6" w14:textId="77777777" w:rsidR="00A02E82" w:rsidRPr="00D9785B" w:rsidRDefault="00A02E82" w:rsidP="006E3384">
            <w:pPr>
              <w:rPr>
                <w:rFonts w:ascii="Arial" w:hAnsi="Arial" w:cs="Arial"/>
                <w:sz w:val="28"/>
                <w:szCs w:val="28"/>
              </w:rPr>
            </w:pPr>
            <w:r w:rsidRPr="00D9785B">
              <w:rPr>
                <w:rFonts w:ascii="Arial" w:hAnsi="Arial" w:cs="Arial"/>
                <w:b/>
                <w:bCs/>
                <w:sz w:val="28"/>
                <w:szCs w:val="28"/>
              </w:rPr>
              <w:t>05. Complete the Health Tech Committee Demonstration</w:t>
            </w:r>
            <w:r w:rsidRPr="00D9785B">
              <w:rPr>
                <w:rFonts w:ascii="Arial" w:hAnsi="Arial" w:cs="Arial"/>
                <w:sz w:val="28"/>
                <w:szCs w:val="28"/>
              </w:rPr>
              <w:br/>
              <w:t xml:space="preserve">Present the integrated solution to the Health </w:t>
            </w:r>
            <w:r w:rsidRPr="00D9785B">
              <w:rPr>
                <w:rFonts w:ascii="Arial" w:hAnsi="Arial" w:cs="Arial"/>
                <w:sz w:val="28"/>
                <w:szCs w:val="28"/>
              </w:rPr>
              <w:lastRenderedPageBreak/>
              <w:t>Tech Committee and obtain approval for production access.</w:t>
            </w:r>
          </w:p>
        </w:tc>
      </w:tr>
      <w:tr w:rsidR="00A02E82" w:rsidRPr="00D9785B" w14:paraId="2C18EC66" w14:textId="77777777" w:rsidTr="00C347AF">
        <w:tc>
          <w:tcPr>
            <w:tcW w:w="1218" w:type="pct"/>
            <w:vAlign w:val="center"/>
            <w:hideMark/>
          </w:tcPr>
          <w:p w14:paraId="4337D895"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Step 6</w:t>
            </w:r>
          </w:p>
        </w:tc>
        <w:tc>
          <w:tcPr>
            <w:tcW w:w="1682" w:type="pct"/>
            <w:vAlign w:val="center"/>
            <w:hideMark/>
          </w:tcPr>
          <w:p w14:paraId="507CB52D" w14:textId="77777777" w:rsidR="00A02E82" w:rsidRPr="00D9785B" w:rsidRDefault="00A02E82" w:rsidP="006E3384">
            <w:pPr>
              <w:rPr>
                <w:rFonts w:ascii="Arial" w:hAnsi="Arial" w:cs="Arial"/>
                <w:sz w:val="28"/>
                <w:szCs w:val="28"/>
              </w:rPr>
            </w:pPr>
            <w:r w:rsidRPr="00D9785B">
              <w:rPr>
                <w:rFonts w:ascii="Arial" w:hAnsi="Arial" w:cs="Arial"/>
                <w:b/>
                <w:bCs/>
                <w:sz w:val="28"/>
                <w:szCs w:val="28"/>
              </w:rPr>
              <w:t>Not available on the current new website</w:t>
            </w:r>
          </w:p>
        </w:tc>
        <w:tc>
          <w:tcPr>
            <w:tcW w:w="0" w:type="auto"/>
            <w:vAlign w:val="center"/>
            <w:hideMark/>
          </w:tcPr>
          <w:p w14:paraId="5B3F7283" w14:textId="77777777" w:rsidR="00A02E82" w:rsidRPr="00D9785B" w:rsidRDefault="00A02E82" w:rsidP="006E3384">
            <w:pPr>
              <w:rPr>
                <w:rFonts w:ascii="Arial" w:hAnsi="Arial" w:cs="Arial"/>
                <w:sz w:val="28"/>
                <w:szCs w:val="28"/>
              </w:rPr>
            </w:pPr>
            <w:r w:rsidRPr="00D9785B">
              <w:rPr>
                <w:rFonts w:ascii="Arial" w:hAnsi="Arial" w:cs="Arial"/>
                <w:b/>
                <w:bCs/>
                <w:sz w:val="28"/>
                <w:szCs w:val="28"/>
              </w:rPr>
              <w:t>06. Go Live</w:t>
            </w:r>
            <w:r w:rsidRPr="00D9785B">
              <w:rPr>
                <w:rFonts w:ascii="Arial" w:hAnsi="Arial" w:cs="Arial"/>
                <w:sz w:val="28"/>
                <w:szCs w:val="28"/>
              </w:rPr>
              <w:br/>
              <w:t>Move the approved integration to the production environment and begin using ABDM services.</w:t>
            </w:r>
          </w:p>
        </w:tc>
      </w:tr>
      <w:tr w:rsidR="00A02E82" w:rsidRPr="00D9785B" w14:paraId="42251CD2" w14:textId="77777777" w:rsidTr="00C347AF">
        <w:tc>
          <w:tcPr>
            <w:tcW w:w="1218" w:type="pct"/>
            <w:vAlign w:val="center"/>
            <w:hideMark/>
          </w:tcPr>
          <w:p w14:paraId="5331D29B"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Milestones — section heading</w:t>
            </w:r>
          </w:p>
        </w:tc>
        <w:tc>
          <w:tcPr>
            <w:tcW w:w="1682" w:type="pct"/>
            <w:vAlign w:val="center"/>
            <w:hideMark/>
          </w:tcPr>
          <w:p w14:paraId="39695E13"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Milestones</w:t>
            </w:r>
            <w:r w:rsidRPr="00D9785B">
              <w:rPr>
                <w:rFonts w:ascii="Arial" w:hAnsi="Arial" w:cs="Arial"/>
                <w:sz w:val="28"/>
                <w:szCs w:val="28"/>
              </w:rPr>
              <w:br/>
              <w:t>Four milestones.</w:t>
            </w:r>
          </w:p>
        </w:tc>
        <w:tc>
          <w:tcPr>
            <w:tcW w:w="0" w:type="auto"/>
            <w:vAlign w:val="center"/>
            <w:hideMark/>
          </w:tcPr>
          <w:p w14:paraId="1A4AC99C" w14:textId="77777777" w:rsidR="00A02E82" w:rsidRPr="00D9785B" w:rsidRDefault="00A02E82" w:rsidP="006E3384">
            <w:pPr>
              <w:rPr>
                <w:rFonts w:ascii="Arial" w:hAnsi="Arial" w:cs="Arial"/>
                <w:sz w:val="28"/>
                <w:szCs w:val="28"/>
              </w:rPr>
            </w:pPr>
            <w:r w:rsidRPr="00D9785B">
              <w:rPr>
                <w:rFonts w:ascii="Arial" w:hAnsi="Arial" w:cs="Arial"/>
                <w:b/>
                <w:bCs/>
                <w:sz w:val="28"/>
                <w:szCs w:val="28"/>
              </w:rPr>
              <w:t>ABDM Integration Milestones</w:t>
            </w:r>
          </w:p>
        </w:tc>
      </w:tr>
      <w:tr w:rsidR="00A02E82" w:rsidRPr="00D9785B" w14:paraId="1A4559CE" w14:textId="77777777" w:rsidTr="00C347AF">
        <w:tc>
          <w:tcPr>
            <w:tcW w:w="1218" w:type="pct"/>
            <w:vAlign w:val="center"/>
            <w:hideMark/>
          </w:tcPr>
          <w:p w14:paraId="24CF7224"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Milestones — section introduction</w:t>
            </w:r>
          </w:p>
        </w:tc>
        <w:tc>
          <w:tcPr>
            <w:tcW w:w="1682" w:type="pct"/>
            <w:vAlign w:val="center"/>
            <w:hideMark/>
          </w:tcPr>
          <w:p w14:paraId="455A9E5A" w14:textId="77777777" w:rsidR="00A02E82" w:rsidRPr="00D9785B" w:rsidRDefault="00A02E82" w:rsidP="006E3384">
            <w:pPr>
              <w:rPr>
                <w:rFonts w:ascii="Arial" w:hAnsi="Arial" w:cs="Arial"/>
                <w:sz w:val="28"/>
                <w:szCs w:val="28"/>
              </w:rPr>
            </w:pPr>
            <w:r w:rsidRPr="00D9785B">
              <w:rPr>
                <w:rFonts w:ascii="Arial" w:hAnsi="Arial" w:cs="Arial"/>
                <w:b/>
                <w:bCs/>
                <w:sz w:val="28"/>
                <w:szCs w:val="28"/>
              </w:rPr>
              <w:t>Section introduction</w:t>
            </w:r>
            <w:r w:rsidRPr="00D9785B">
              <w:rPr>
                <w:rFonts w:ascii="Arial" w:hAnsi="Arial" w:cs="Arial"/>
                <w:sz w:val="28"/>
                <w:szCs w:val="28"/>
              </w:rPr>
              <w:br/>
              <w:t>Health records stay in the system that created them. The network connects identity, consent and secure exchange. Build the milestones that apply to your product.</w:t>
            </w:r>
          </w:p>
        </w:tc>
        <w:tc>
          <w:tcPr>
            <w:tcW w:w="0" w:type="auto"/>
            <w:vAlign w:val="center"/>
            <w:hideMark/>
          </w:tcPr>
          <w:p w14:paraId="4079C347" w14:textId="77777777" w:rsidR="00A02E82" w:rsidRPr="00D9785B" w:rsidRDefault="00A02E82" w:rsidP="006E3384">
            <w:pPr>
              <w:rPr>
                <w:rFonts w:ascii="Arial" w:hAnsi="Arial" w:cs="Arial"/>
                <w:sz w:val="28"/>
                <w:szCs w:val="28"/>
              </w:rPr>
            </w:pPr>
            <w:r w:rsidRPr="00D9785B">
              <w:rPr>
                <w:rFonts w:ascii="Arial" w:hAnsi="Arial" w:cs="Arial"/>
                <w:sz w:val="28"/>
                <w:szCs w:val="28"/>
              </w:rPr>
              <w:t>ABDM integration is divided into milestones. These cover creation and verification of ABHA, linking of health records with an ABHA Address, consent-based exchange of health records, and native registration through the National Healthcare Professionals Registry. Integrators should implement the milestones applicable to their software.</w:t>
            </w:r>
          </w:p>
        </w:tc>
      </w:tr>
      <w:tr w:rsidR="00A02E82" w:rsidRPr="00D9785B" w14:paraId="569B6128" w14:textId="77777777" w:rsidTr="00C347AF">
        <w:tc>
          <w:tcPr>
            <w:tcW w:w="1218" w:type="pct"/>
            <w:vAlign w:val="center"/>
            <w:hideMark/>
          </w:tcPr>
          <w:p w14:paraId="7192F399"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 1</w:t>
            </w:r>
          </w:p>
        </w:tc>
        <w:tc>
          <w:tcPr>
            <w:tcW w:w="1682" w:type="pct"/>
            <w:vAlign w:val="center"/>
            <w:hideMark/>
          </w:tcPr>
          <w:p w14:paraId="2D982487" w14:textId="77777777" w:rsidR="00A02E82" w:rsidRPr="00D9785B" w:rsidRDefault="00A02E82" w:rsidP="006E3384">
            <w:pPr>
              <w:rPr>
                <w:rFonts w:ascii="Arial" w:hAnsi="Arial" w:cs="Arial"/>
                <w:sz w:val="28"/>
                <w:szCs w:val="28"/>
              </w:rPr>
            </w:pPr>
            <w:r w:rsidRPr="00D9785B">
              <w:rPr>
                <w:rFonts w:ascii="Arial" w:hAnsi="Arial" w:cs="Arial"/>
                <w:b/>
                <w:bCs/>
                <w:sz w:val="28"/>
                <w:szCs w:val="28"/>
              </w:rPr>
              <w:t>Create</w:t>
            </w:r>
            <w:r w:rsidRPr="00D9785B">
              <w:rPr>
                <w:rFonts w:ascii="Arial" w:hAnsi="Arial" w:cs="Arial"/>
                <w:sz w:val="28"/>
                <w:szCs w:val="28"/>
              </w:rPr>
              <w:br/>
              <w:t xml:space="preserve">Create and verify the patient’s ABHA, the identity their records </w:t>
            </w:r>
            <w:r w:rsidRPr="00D9785B">
              <w:rPr>
                <w:rFonts w:ascii="Arial" w:hAnsi="Arial" w:cs="Arial"/>
                <w:sz w:val="28"/>
                <w:szCs w:val="28"/>
              </w:rPr>
              <w:lastRenderedPageBreak/>
              <w:t>connect to. Gets you ABHA identity and verification.</w:t>
            </w:r>
          </w:p>
        </w:tc>
        <w:tc>
          <w:tcPr>
            <w:tcW w:w="0" w:type="auto"/>
            <w:vAlign w:val="center"/>
            <w:hideMark/>
          </w:tcPr>
          <w:p w14:paraId="40BE10E8"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Milestone 1: ABHA Creation and Verification</w:t>
            </w:r>
            <w:r w:rsidRPr="00D9785B">
              <w:rPr>
                <w:rFonts w:ascii="Arial" w:hAnsi="Arial" w:cs="Arial"/>
                <w:sz w:val="28"/>
                <w:szCs w:val="28"/>
              </w:rPr>
              <w:br/>
              <w:t xml:space="preserve">Enable ABHA Number creation and </w:t>
            </w:r>
            <w:r w:rsidRPr="00D9785B">
              <w:rPr>
                <w:rFonts w:ascii="Arial" w:hAnsi="Arial" w:cs="Arial"/>
                <w:sz w:val="28"/>
                <w:szCs w:val="28"/>
              </w:rPr>
              <w:lastRenderedPageBreak/>
              <w:t>verification of an existing ABHA Number for seamless patient registration.</w:t>
            </w:r>
          </w:p>
        </w:tc>
      </w:tr>
      <w:tr w:rsidR="00A02E82" w:rsidRPr="00D9785B" w14:paraId="1F36242C" w14:textId="77777777" w:rsidTr="00C347AF">
        <w:tc>
          <w:tcPr>
            <w:tcW w:w="1218" w:type="pct"/>
            <w:vAlign w:val="center"/>
            <w:hideMark/>
          </w:tcPr>
          <w:p w14:paraId="21EB234F"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Milestone 2</w:t>
            </w:r>
          </w:p>
        </w:tc>
        <w:tc>
          <w:tcPr>
            <w:tcW w:w="1682" w:type="pct"/>
            <w:vAlign w:val="center"/>
            <w:hideMark/>
          </w:tcPr>
          <w:p w14:paraId="54B65721" w14:textId="77777777" w:rsidR="00A02E82" w:rsidRPr="00D9785B" w:rsidRDefault="00A02E82" w:rsidP="006E3384">
            <w:pPr>
              <w:rPr>
                <w:rFonts w:ascii="Arial" w:hAnsi="Arial" w:cs="Arial"/>
                <w:sz w:val="28"/>
                <w:szCs w:val="28"/>
              </w:rPr>
            </w:pPr>
            <w:r w:rsidRPr="00D9785B">
              <w:rPr>
                <w:rFonts w:ascii="Arial" w:hAnsi="Arial" w:cs="Arial"/>
                <w:b/>
                <w:bCs/>
                <w:sz w:val="28"/>
                <w:szCs w:val="28"/>
              </w:rPr>
              <w:t>Attach</w:t>
            </w:r>
            <w:r w:rsidRPr="00D9785B">
              <w:rPr>
                <w:rFonts w:ascii="Arial" w:hAnsi="Arial" w:cs="Arial"/>
                <w:sz w:val="28"/>
                <w:szCs w:val="28"/>
              </w:rPr>
              <w:br/>
              <w:t>Attach the records you hold to that identity: care contexts, linking and sharing as a HIP. Gets you linking and sharing records.</w:t>
            </w:r>
          </w:p>
        </w:tc>
        <w:tc>
          <w:tcPr>
            <w:tcW w:w="0" w:type="auto"/>
            <w:vAlign w:val="center"/>
            <w:hideMark/>
          </w:tcPr>
          <w:p w14:paraId="72396720"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 2: Health Information Provider Services</w:t>
            </w:r>
            <w:r w:rsidRPr="00D9785B">
              <w:rPr>
                <w:rFonts w:ascii="Arial" w:hAnsi="Arial" w:cs="Arial"/>
                <w:sz w:val="28"/>
                <w:szCs w:val="28"/>
              </w:rPr>
              <w:br/>
              <w:t>Enable a health facility to link a patient’s health records with their ABHA Address and let user discover the records through a Personal Health Record application.</w:t>
            </w:r>
          </w:p>
        </w:tc>
      </w:tr>
      <w:tr w:rsidR="00A02E82" w:rsidRPr="00D9785B" w14:paraId="2453430B" w14:textId="77777777" w:rsidTr="00C347AF">
        <w:tc>
          <w:tcPr>
            <w:tcW w:w="1218" w:type="pct"/>
            <w:vAlign w:val="center"/>
            <w:hideMark/>
          </w:tcPr>
          <w:p w14:paraId="7B167509"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 3</w:t>
            </w:r>
          </w:p>
        </w:tc>
        <w:tc>
          <w:tcPr>
            <w:tcW w:w="1682" w:type="pct"/>
            <w:vAlign w:val="center"/>
            <w:hideMark/>
          </w:tcPr>
          <w:p w14:paraId="2794DE4C" w14:textId="77777777" w:rsidR="00A02E82" w:rsidRPr="00D9785B" w:rsidRDefault="00A02E82" w:rsidP="006E3384">
            <w:pPr>
              <w:rPr>
                <w:rFonts w:ascii="Arial" w:hAnsi="Arial" w:cs="Arial"/>
                <w:sz w:val="28"/>
                <w:szCs w:val="28"/>
              </w:rPr>
            </w:pPr>
            <w:r w:rsidRPr="00D9785B">
              <w:rPr>
                <w:rFonts w:ascii="Arial" w:hAnsi="Arial" w:cs="Arial"/>
                <w:b/>
                <w:bCs/>
                <w:sz w:val="28"/>
                <w:szCs w:val="28"/>
              </w:rPr>
              <w:t>Retrieve</w:t>
            </w:r>
            <w:r w:rsidRPr="00D9785B">
              <w:rPr>
                <w:rFonts w:ascii="Arial" w:hAnsi="Arial" w:cs="Arial"/>
                <w:sz w:val="28"/>
                <w:szCs w:val="28"/>
              </w:rPr>
              <w:br/>
              <w:t>Retrieve records held elsewhere, with the patient’s consent, as a Health Information User. Gets you consent and record fetching.</w:t>
            </w:r>
          </w:p>
        </w:tc>
        <w:tc>
          <w:tcPr>
            <w:tcW w:w="0" w:type="auto"/>
            <w:vAlign w:val="center"/>
            <w:hideMark/>
          </w:tcPr>
          <w:p w14:paraId="1520BF30"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 3: Health Information User Services</w:t>
            </w:r>
            <w:r w:rsidRPr="00D9785B">
              <w:rPr>
                <w:rFonts w:ascii="Arial" w:hAnsi="Arial" w:cs="Arial"/>
                <w:sz w:val="28"/>
                <w:szCs w:val="28"/>
              </w:rPr>
              <w:br/>
              <w:t>Enable Health Information User (HIU) services to provide view of patient’s medical history to authorized healthcare workers with complete consent.</w:t>
            </w:r>
          </w:p>
        </w:tc>
      </w:tr>
      <w:tr w:rsidR="00A02E82" w:rsidRPr="00D9785B" w14:paraId="7DAA7BC0" w14:textId="77777777" w:rsidTr="00C347AF">
        <w:tc>
          <w:tcPr>
            <w:tcW w:w="1218" w:type="pct"/>
            <w:vAlign w:val="center"/>
            <w:hideMark/>
          </w:tcPr>
          <w:p w14:paraId="293FD616"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 4</w:t>
            </w:r>
          </w:p>
        </w:tc>
        <w:tc>
          <w:tcPr>
            <w:tcW w:w="1682" w:type="pct"/>
            <w:vAlign w:val="center"/>
            <w:hideMark/>
          </w:tcPr>
          <w:p w14:paraId="1104E2B6" w14:textId="77777777" w:rsidR="00A02E82" w:rsidRPr="00D9785B" w:rsidRDefault="00A02E82" w:rsidP="006E3384">
            <w:pPr>
              <w:rPr>
                <w:rFonts w:ascii="Arial" w:hAnsi="Arial" w:cs="Arial"/>
                <w:sz w:val="28"/>
                <w:szCs w:val="28"/>
              </w:rPr>
            </w:pPr>
            <w:r w:rsidRPr="00D9785B">
              <w:rPr>
                <w:rFonts w:ascii="Arial" w:hAnsi="Arial" w:cs="Arial"/>
                <w:b/>
                <w:bCs/>
                <w:sz w:val="28"/>
                <w:szCs w:val="28"/>
              </w:rPr>
              <w:t>Enrol</w:t>
            </w:r>
            <w:r w:rsidRPr="00D9785B">
              <w:rPr>
                <w:rFonts w:ascii="Arial" w:hAnsi="Arial" w:cs="Arial"/>
                <w:sz w:val="28"/>
                <w:szCs w:val="28"/>
              </w:rPr>
              <w:br/>
              <w:t>Register your facility in the Health Facility Registry and connect it to your integration. Gets you Health Facility Registry registration.</w:t>
            </w:r>
          </w:p>
        </w:tc>
        <w:tc>
          <w:tcPr>
            <w:tcW w:w="0" w:type="auto"/>
            <w:vAlign w:val="center"/>
            <w:hideMark/>
          </w:tcPr>
          <w:p w14:paraId="037A15FF"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 4: National Healthcare Providers Registry</w:t>
            </w:r>
            <w:r w:rsidRPr="00D9785B">
              <w:rPr>
                <w:rFonts w:ascii="Arial" w:hAnsi="Arial" w:cs="Arial"/>
                <w:sz w:val="28"/>
                <w:szCs w:val="28"/>
              </w:rPr>
              <w:br/>
              <w:t xml:space="preserve">Integrate NHPR functions into the healthcare application or software to enable the native registration of healthcare professionals and health facilities. </w:t>
            </w:r>
          </w:p>
        </w:tc>
      </w:tr>
      <w:tr w:rsidR="00A02E82" w:rsidRPr="00D9785B" w14:paraId="20227F9F" w14:textId="77777777" w:rsidTr="00C347AF">
        <w:tc>
          <w:tcPr>
            <w:tcW w:w="1218" w:type="pct"/>
            <w:vAlign w:val="center"/>
            <w:hideMark/>
          </w:tcPr>
          <w:p w14:paraId="105A63B9"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PHR track</w:t>
            </w:r>
          </w:p>
        </w:tc>
        <w:tc>
          <w:tcPr>
            <w:tcW w:w="1682" w:type="pct"/>
            <w:vAlign w:val="center"/>
            <w:hideMark/>
          </w:tcPr>
          <w:p w14:paraId="76B06421" w14:textId="77777777" w:rsidR="00A02E82" w:rsidRPr="00D9785B" w:rsidRDefault="00A02E82" w:rsidP="006E3384">
            <w:pPr>
              <w:rPr>
                <w:rFonts w:ascii="Arial" w:hAnsi="Arial" w:cs="Arial"/>
                <w:sz w:val="28"/>
                <w:szCs w:val="28"/>
              </w:rPr>
            </w:pPr>
            <w:r w:rsidRPr="00D9785B">
              <w:rPr>
                <w:rFonts w:ascii="Arial" w:hAnsi="Arial" w:cs="Arial"/>
                <w:b/>
                <w:bCs/>
                <w:sz w:val="28"/>
                <w:szCs w:val="28"/>
              </w:rPr>
              <w:t>Building the patient’s app?</w:t>
            </w:r>
            <w:r w:rsidRPr="00D9785B">
              <w:rPr>
                <w:rFonts w:ascii="Arial" w:hAnsi="Arial" w:cs="Arial"/>
                <w:sz w:val="28"/>
                <w:szCs w:val="28"/>
              </w:rPr>
              <w:br/>
              <w:t>Select the PHR track for ABHA identity (M1) and PHR services (PHR1), including record discovery, linking and consent.</w:t>
            </w:r>
          </w:p>
        </w:tc>
        <w:tc>
          <w:tcPr>
            <w:tcW w:w="0" w:type="auto"/>
            <w:vAlign w:val="center"/>
            <w:hideMark/>
          </w:tcPr>
          <w:p w14:paraId="67FE4178" w14:textId="77777777" w:rsidR="00A02E82" w:rsidRPr="00D9785B" w:rsidRDefault="00A02E82" w:rsidP="006E3384">
            <w:pPr>
              <w:rPr>
                <w:rFonts w:ascii="Arial" w:hAnsi="Arial" w:cs="Arial"/>
                <w:sz w:val="28"/>
                <w:szCs w:val="28"/>
              </w:rPr>
            </w:pPr>
            <w:r w:rsidRPr="00D9785B">
              <w:rPr>
                <w:rFonts w:ascii="Arial" w:hAnsi="Arial" w:cs="Arial"/>
                <w:b/>
                <w:bCs/>
                <w:sz w:val="28"/>
                <w:szCs w:val="28"/>
              </w:rPr>
              <w:t>Building the patient’s app (PHR)?</w:t>
            </w:r>
            <w:r w:rsidRPr="00D9785B">
              <w:rPr>
                <w:rFonts w:ascii="Arial" w:hAnsi="Arial" w:cs="Arial"/>
                <w:sz w:val="28"/>
                <w:szCs w:val="28"/>
              </w:rPr>
              <w:t xml:space="preserve"> </w:t>
            </w:r>
            <w:r w:rsidRPr="00D9785B">
              <w:rPr>
                <w:rFonts w:ascii="Arial" w:hAnsi="Arial" w:cs="Arial"/>
                <w:sz w:val="28"/>
                <w:szCs w:val="28"/>
              </w:rPr>
              <w:br/>
              <w:t xml:space="preserve">Implement the applicable ABHA and PHR services to allow individuals to manage their ABHA details, discover and link health records, and manage consent for sharing health information. </w:t>
            </w:r>
          </w:p>
        </w:tc>
      </w:tr>
      <w:tr w:rsidR="00A02E82" w:rsidRPr="00D9785B" w14:paraId="34727543" w14:textId="77777777" w:rsidTr="00C347AF">
        <w:tc>
          <w:tcPr>
            <w:tcW w:w="1218" w:type="pct"/>
            <w:vAlign w:val="center"/>
            <w:hideMark/>
          </w:tcPr>
          <w:p w14:paraId="6686C73C" w14:textId="77777777" w:rsidR="00A02E82" w:rsidRPr="00D9785B" w:rsidRDefault="00A02E82" w:rsidP="006E3384">
            <w:pPr>
              <w:rPr>
                <w:rFonts w:ascii="Arial" w:hAnsi="Arial" w:cs="Arial"/>
                <w:sz w:val="28"/>
                <w:szCs w:val="28"/>
              </w:rPr>
            </w:pPr>
            <w:r w:rsidRPr="00D9785B">
              <w:rPr>
                <w:rFonts w:ascii="Arial" w:hAnsi="Arial" w:cs="Arial"/>
                <w:b/>
                <w:bCs/>
                <w:sz w:val="28"/>
                <w:szCs w:val="28"/>
              </w:rPr>
              <w:t>Which milestones you need — section heading</w:t>
            </w:r>
          </w:p>
        </w:tc>
        <w:tc>
          <w:tcPr>
            <w:tcW w:w="1682" w:type="pct"/>
            <w:vAlign w:val="center"/>
            <w:hideMark/>
          </w:tcPr>
          <w:p w14:paraId="5B9625C8" w14:textId="77777777" w:rsidR="00A02E82" w:rsidRPr="00D9785B" w:rsidRDefault="00A02E82" w:rsidP="006E3384">
            <w:pPr>
              <w:rPr>
                <w:rFonts w:ascii="Arial" w:hAnsi="Arial" w:cs="Arial"/>
                <w:sz w:val="28"/>
                <w:szCs w:val="28"/>
              </w:rPr>
            </w:pPr>
            <w:r w:rsidRPr="00D9785B">
              <w:rPr>
                <w:rFonts w:ascii="Arial" w:hAnsi="Arial" w:cs="Arial"/>
                <w:b/>
                <w:bCs/>
                <w:sz w:val="28"/>
                <w:szCs w:val="28"/>
              </w:rPr>
              <w:t>Roles, not kinds of software.</w:t>
            </w:r>
          </w:p>
        </w:tc>
        <w:tc>
          <w:tcPr>
            <w:tcW w:w="0" w:type="auto"/>
            <w:vAlign w:val="center"/>
            <w:hideMark/>
          </w:tcPr>
          <w:p w14:paraId="2A345375" w14:textId="77777777" w:rsidR="00A02E82" w:rsidRPr="00D9785B" w:rsidRDefault="00A02E82" w:rsidP="006E3384">
            <w:pPr>
              <w:rPr>
                <w:rFonts w:ascii="Arial" w:hAnsi="Arial" w:cs="Arial"/>
                <w:sz w:val="28"/>
                <w:szCs w:val="28"/>
              </w:rPr>
            </w:pPr>
            <w:r w:rsidRPr="00D9785B">
              <w:rPr>
                <w:rFonts w:ascii="Arial" w:hAnsi="Arial" w:cs="Arial"/>
                <w:b/>
                <w:bCs/>
                <w:sz w:val="28"/>
                <w:szCs w:val="28"/>
              </w:rPr>
              <w:t>Select Milestones Based on the Requirement of Your Software</w:t>
            </w:r>
          </w:p>
        </w:tc>
      </w:tr>
      <w:tr w:rsidR="00A02E82" w:rsidRPr="00D9785B" w14:paraId="2DB760A7" w14:textId="77777777" w:rsidTr="00C347AF">
        <w:tc>
          <w:tcPr>
            <w:tcW w:w="1218" w:type="pct"/>
            <w:vAlign w:val="center"/>
            <w:hideMark/>
          </w:tcPr>
          <w:p w14:paraId="2609694D" w14:textId="77777777" w:rsidR="00A02E82" w:rsidRPr="00D9785B" w:rsidRDefault="00A02E82" w:rsidP="006E3384">
            <w:pPr>
              <w:rPr>
                <w:rFonts w:ascii="Arial" w:hAnsi="Arial" w:cs="Arial"/>
                <w:sz w:val="28"/>
                <w:szCs w:val="28"/>
              </w:rPr>
            </w:pPr>
            <w:r w:rsidRPr="00D9785B">
              <w:rPr>
                <w:rFonts w:ascii="Arial" w:hAnsi="Arial" w:cs="Arial"/>
                <w:b/>
                <w:bCs/>
                <w:sz w:val="28"/>
                <w:szCs w:val="28"/>
              </w:rPr>
              <w:t>Which milestones you need — section introduction</w:t>
            </w:r>
          </w:p>
        </w:tc>
        <w:tc>
          <w:tcPr>
            <w:tcW w:w="1682" w:type="pct"/>
            <w:vAlign w:val="center"/>
            <w:hideMark/>
          </w:tcPr>
          <w:p w14:paraId="52198045" w14:textId="77777777" w:rsidR="00A02E82" w:rsidRPr="00D9785B" w:rsidRDefault="00A02E82" w:rsidP="006E3384">
            <w:pPr>
              <w:rPr>
                <w:rFonts w:ascii="Arial" w:hAnsi="Arial" w:cs="Arial"/>
                <w:sz w:val="28"/>
                <w:szCs w:val="28"/>
              </w:rPr>
            </w:pPr>
            <w:r w:rsidRPr="00D9785B">
              <w:rPr>
                <w:rFonts w:ascii="Arial" w:hAnsi="Arial" w:cs="Arial"/>
                <w:b/>
                <w:bCs/>
                <w:sz w:val="28"/>
                <w:szCs w:val="28"/>
              </w:rPr>
              <w:t>Section introduction</w:t>
            </w:r>
            <w:r w:rsidRPr="00D9785B">
              <w:rPr>
                <w:rFonts w:ascii="Arial" w:hAnsi="Arial" w:cs="Arial"/>
                <w:sz w:val="28"/>
                <w:szCs w:val="28"/>
              </w:rPr>
              <w:br/>
              <w:t>Whoever holds a record and publishes it is the HIP. Whoever asks to read records they did not create is the HIU. Your product’s role shapes its integration path.</w:t>
            </w:r>
          </w:p>
        </w:tc>
        <w:tc>
          <w:tcPr>
            <w:tcW w:w="0" w:type="auto"/>
            <w:vAlign w:val="center"/>
            <w:hideMark/>
          </w:tcPr>
          <w:p w14:paraId="375AB3FA" w14:textId="77777777" w:rsidR="00A02E82" w:rsidRPr="00D9785B" w:rsidRDefault="00A02E82" w:rsidP="006E3384">
            <w:pPr>
              <w:rPr>
                <w:rFonts w:ascii="Arial" w:hAnsi="Arial" w:cs="Arial"/>
                <w:sz w:val="28"/>
                <w:szCs w:val="28"/>
              </w:rPr>
            </w:pPr>
            <w:r w:rsidRPr="00D9785B">
              <w:rPr>
                <w:rFonts w:ascii="Arial" w:hAnsi="Arial" w:cs="Arial"/>
                <w:sz w:val="28"/>
                <w:szCs w:val="28"/>
              </w:rPr>
              <w:t>The milestones required for integration depend on the role of the software. A Health Information Provider holds health records and makes them available for consent-based sharing. A Health Information User requests access to health records after obtaining the individual’s consent. A software application may perform one or both roles.</w:t>
            </w:r>
          </w:p>
        </w:tc>
      </w:tr>
      <w:tr w:rsidR="00A02E82" w:rsidRPr="00D9785B" w14:paraId="744FB2E5" w14:textId="77777777" w:rsidTr="00C347AF">
        <w:tc>
          <w:tcPr>
            <w:tcW w:w="1218" w:type="pct"/>
            <w:vAlign w:val="center"/>
            <w:hideMark/>
          </w:tcPr>
          <w:p w14:paraId="6F03B08B" w14:textId="77777777" w:rsidR="00A02E82" w:rsidRPr="00D9785B" w:rsidRDefault="00A02E82" w:rsidP="006E3384">
            <w:pPr>
              <w:rPr>
                <w:rFonts w:ascii="Arial" w:hAnsi="Arial" w:cs="Arial"/>
                <w:sz w:val="28"/>
                <w:szCs w:val="28"/>
              </w:rPr>
            </w:pPr>
            <w:r w:rsidRPr="00D9785B">
              <w:rPr>
                <w:rFonts w:ascii="Arial" w:hAnsi="Arial" w:cs="Arial"/>
                <w:b/>
                <w:bCs/>
                <w:sz w:val="28"/>
                <w:szCs w:val="28"/>
              </w:rPr>
              <w:t>Role card — Health facility or its software</w:t>
            </w:r>
          </w:p>
        </w:tc>
        <w:tc>
          <w:tcPr>
            <w:tcW w:w="1682" w:type="pct"/>
            <w:vAlign w:val="center"/>
            <w:hideMark/>
          </w:tcPr>
          <w:p w14:paraId="7B98C871" w14:textId="77777777" w:rsidR="00A02E82" w:rsidRPr="00D9785B" w:rsidRDefault="00A02E82" w:rsidP="006E3384">
            <w:pPr>
              <w:rPr>
                <w:rFonts w:ascii="Arial" w:hAnsi="Arial" w:cs="Arial"/>
                <w:sz w:val="28"/>
                <w:szCs w:val="28"/>
              </w:rPr>
            </w:pPr>
            <w:r w:rsidRPr="00D9785B">
              <w:rPr>
                <w:rFonts w:ascii="Arial" w:hAnsi="Arial" w:cs="Arial"/>
                <w:b/>
                <w:bCs/>
                <w:sz w:val="28"/>
                <w:szCs w:val="28"/>
              </w:rPr>
              <w:t>Health facility or its software</w:t>
            </w:r>
            <w:r w:rsidRPr="00D9785B">
              <w:rPr>
                <w:rFonts w:ascii="Arial" w:hAnsi="Arial" w:cs="Arial"/>
                <w:sz w:val="28"/>
                <w:szCs w:val="28"/>
              </w:rPr>
              <w:br/>
              <w:t>You hold and share records, and may also read records from other providers. M1 M2 M3 M4.</w:t>
            </w:r>
          </w:p>
        </w:tc>
        <w:tc>
          <w:tcPr>
            <w:tcW w:w="0" w:type="auto"/>
            <w:vAlign w:val="center"/>
            <w:hideMark/>
          </w:tcPr>
          <w:p w14:paraId="2F4E924F" w14:textId="77777777" w:rsidR="00A02E82" w:rsidRPr="00D9785B" w:rsidRDefault="00A02E82" w:rsidP="006E3384">
            <w:pPr>
              <w:rPr>
                <w:rFonts w:ascii="Arial" w:hAnsi="Arial" w:cs="Arial"/>
                <w:sz w:val="28"/>
                <w:szCs w:val="28"/>
              </w:rPr>
            </w:pPr>
            <w:r w:rsidRPr="00D9785B">
              <w:rPr>
                <w:rFonts w:ascii="Arial" w:hAnsi="Arial" w:cs="Arial"/>
                <w:b/>
                <w:bCs/>
                <w:sz w:val="28"/>
                <w:szCs w:val="28"/>
              </w:rPr>
              <w:t>Health Facility or Health Facility Software</w:t>
            </w:r>
            <w:r w:rsidRPr="00D9785B">
              <w:rPr>
                <w:rFonts w:ascii="Arial" w:hAnsi="Arial" w:cs="Arial"/>
                <w:sz w:val="28"/>
                <w:szCs w:val="28"/>
              </w:rPr>
              <w:br/>
              <w:t xml:space="preserve">May create and verify ABHA, link and share health records, access records with consent, and support NHPR registration. Applicable </w:t>
            </w:r>
            <w:r w:rsidRPr="00D9785B">
              <w:rPr>
                <w:rFonts w:ascii="Arial" w:hAnsi="Arial" w:cs="Arial"/>
                <w:sz w:val="28"/>
                <w:szCs w:val="28"/>
              </w:rPr>
              <w:lastRenderedPageBreak/>
              <w:t>milestones depend on the functions offered.</w:t>
            </w:r>
            <w:r w:rsidRPr="00D9785B">
              <w:rPr>
                <w:rFonts w:ascii="Arial" w:hAnsi="Arial" w:cs="Arial"/>
                <w:sz w:val="28"/>
                <w:szCs w:val="28"/>
              </w:rPr>
              <w:br/>
              <w:t>M1 M2 M3 M4.</w:t>
            </w:r>
          </w:p>
        </w:tc>
      </w:tr>
      <w:tr w:rsidR="00A02E82" w:rsidRPr="00D9785B" w14:paraId="0BA34FE1" w14:textId="77777777" w:rsidTr="00C347AF">
        <w:tc>
          <w:tcPr>
            <w:tcW w:w="1218" w:type="pct"/>
            <w:vAlign w:val="center"/>
            <w:hideMark/>
          </w:tcPr>
          <w:p w14:paraId="308EDEFF"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Role card — Service using health records</w:t>
            </w:r>
          </w:p>
        </w:tc>
        <w:tc>
          <w:tcPr>
            <w:tcW w:w="1682" w:type="pct"/>
            <w:vAlign w:val="center"/>
            <w:hideMark/>
          </w:tcPr>
          <w:p w14:paraId="740DB460" w14:textId="77777777" w:rsidR="00A02E82" w:rsidRPr="00D9785B" w:rsidRDefault="00A02E82" w:rsidP="006E3384">
            <w:pPr>
              <w:rPr>
                <w:rFonts w:ascii="Arial" w:hAnsi="Arial" w:cs="Arial"/>
                <w:sz w:val="28"/>
                <w:szCs w:val="28"/>
              </w:rPr>
            </w:pPr>
            <w:r w:rsidRPr="00D9785B">
              <w:rPr>
                <w:rFonts w:ascii="Arial" w:hAnsi="Arial" w:cs="Arial"/>
                <w:b/>
                <w:bCs/>
                <w:sz w:val="28"/>
                <w:szCs w:val="28"/>
              </w:rPr>
              <w:t>Service using health records</w:t>
            </w:r>
            <w:r w:rsidRPr="00D9785B">
              <w:rPr>
                <w:rFonts w:ascii="Arial" w:hAnsi="Arial" w:cs="Arial"/>
                <w:sz w:val="28"/>
                <w:szCs w:val="28"/>
              </w:rPr>
              <w:br/>
              <w:t>You request records you did not create, with the patient’s consent. Select the capabilities that apply to your product. M1 M2 M3.</w:t>
            </w:r>
          </w:p>
        </w:tc>
        <w:tc>
          <w:tcPr>
            <w:tcW w:w="0" w:type="auto"/>
            <w:vAlign w:val="center"/>
            <w:hideMark/>
          </w:tcPr>
          <w:p w14:paraId="4CCDBB9D" w14:textId="77777777" w:rsidR="00A02E82" w:rsidRPr="00D9785B" w:rsidRDefault="00A02E82" w:rsidP="006E3384">
            <w:pPr>
              <w:rPr>
                <w:rFonts w:ascii="Arial" w:hAnsi="Arial" w:cs="Arial"/>
                <w:sz w:val="28"/>
                <w:szCs w:val="28"/>
              </w:rPr>
            </w:pPr>
            <w:r w:rsidRPr="00D9785B">
              <w:rPr>
                <w:rFonts w:ascii="Arial" w:hAnsi="Arial" w:cs="Arial"/>
                <w:b/>
                <w:bCs/>
                <w:sz w:val="28"/>
                <w:szCs w:val="28"/>
              </w:rPr>
              <w:t>Health Information User</w:t>
            </w:r>
            <w:r w:rsidRPr="00D9785B">
              <w:rPr>
                <w:rFonts w:ascii="Arial" w:hAnsi="Arial" w:cs="Arial"/>
                <w:sz w:val="28"/>
                <w:szCs w:val="28"/>
              </w:rPr>
              <w:br/>
              <w:t>May request and view health records held by another entity after receiving the individual’s consent. Applicable milestones depend on the services offered.</w:t>
            </w:r>
            <w:r w:rsidRPr="00D9785B">
              <w:rPr>
                <w:rFonts w:ascii="Arial" w:hAnsi="Arial" w:cs="Arial"/>
                <w:sz w:val="28"/>
                <w:szCs w:val="28"/>
              </w:rPr>
              <w:br/>
              <w:t>M1 M2 M3.</w:t>
            </w:r>
          </w:p>
        </w:tc>
      </w:tr>
      <w:tr w:rsidR="00A02E82" w:rsidRPr="00D9785B" w14:paraId="41CBA493" w14:textId="77777777" w:rsidTr="00C347AF">
        <w:tc>
          <w:tcPr>
            <w:tcW w:w="1218" w:type="pct"/>
            <w:vAlign w:val="center"/>
            <w:hideMark/>
          </w:tcPr>
          <w:p w14:paraId="133C160D" w14:textId="77777777" w:rsidR="00A02E82" w:rsidRPr="00D9785B" w:rsidRDefault="00A02E82" w:rsidP="006E3384">
            <w:pPr>
              <w:rPr>
                <w:rFonts w:ascii="Arial" w:hAnsi="Arial" w:cs="Arial"/>
                <w:sz w:val="28"/>
                <w:szCs w:val="28"/>
              </w:rPr>
            </w:pPr>
            <w:r w:rsidRPr="00D9785B">
              <w:rPr>
                <w:rFonts w:ascii="Arial" w:hAnsi="Arial" w:cs="Arial"/>
                <w:b/>
                <w:bCs/>
                <w:sz w:val="28"/>
                <w:szCs w:val="28"/>
              </w:rPr>
              <w:t>Role card — Citizen through a PHR application</w:t>
            </w:r>
          </w:p>
        </w:tc>
        <w:tc>
          <w:tcPr>
            <w:tcW w:w="1682" w:type="pct"/>
            <w:vAlign w:val="center"/>
            <w:hideMark/>
          </w:tcPr>
          <w:p w14:paraId="0326A3C1" w14:textId="77777777" w:rsidR="00A02E82" w:rsidRPr="00D9785B" w:rsidRDefault="00A02E82" w:rsidP="006E3384">
            <w:pPr>
              <w:rPr>
                <w:rFonts w:ascii="Arial" w:hAnsi="Arial" w:cs="Arial"/>
                <w:sz w:val="28"/>
                <w:szCs w:val="28"/>
              </w:rPr>
            </w:pPr>
            <w:r w:rsidRPr="00D9785B">
              <w:rPr>
                <w:rFonts w:ascii="Arial" w:hAnsi="Arial" w:cs="Arial"/>
                <w:b/>
                <w:bCs/>
                <w:sz w:val="28"/>
                <w:szCs w:val="28"/>
              </w:rPr>
              <w:t>Citizen through a PHR application</w:t>
            </w:r>
            <w:r w:rsidRPr="00D9785B">
              <w:rPr>
                <w:rFonts w:ascii="Arial" w:hAnsi="Arial" w:cs="Arial"/>
                <w:sz w:val="28"/>
                <w:szCs w:val="28"/>
              </w:rPr>
              <w:br/>
              <w:t>The same network from the patient’s side: identity, record discovery and consent control. M1 PHR1.</w:t>
            </w:r>
          </w:p>
        </w:tc>
        <w:tc>
          <w:tcPr>
            <w:tcW w:w="0" w:type="auto"/>
            <w:vAlign w:val="center"/>
            <w:hideMark/>
          </w:tcPr>
          <w:p w14:paraId="7C64CAF9" w14:textId="77777777" w:rsidR="00A02E82" w:rsidRPr="00D9785B" w:rsidRDefault="00A02E82" w:rsidP="006E3384">
            <w:pPr>
              <w:rPr>
                <w:rFonts w:ascii="Arial" w:hAnsi="Arial" w:cs="Arial"/>
                <w:sz w:val="28"/>
                <w:szCs w:val="28"/>
              </w:rPr>
            </w:pPr>
            <w:r w:rsidRPr="00D9785B">
              <w:rPr>
                <w:rFonts w:ascii="Arial" w:hAnsi="Arial" w:cs="Arial"/>
                <w:b/>
                <w:bCs/>
                <w:sz w:val="28"/>
                <w:szCs w:val="28"/>
              </w:rPr>
              <w:t>Personal Health Record Application</w:t>
            </w:r>
            <w:r w:rsidRPr="00D9785B">
              <w:rPr>
                <w:rFonts w:ascii="Arial" w:hAnsi="Arial" w:cs="Arial"/>
                <w:sz w:val="28"/>
                <w:szCs w:val="28"/>
              </w:rPr>
              <w:br/>
              <w:t>Enables individuals to manage their ABHA details, discover and link health records, and control consent for sharing them. The application should follow the applicable M1 and PHR requirements.</w:t>
            </w:r>
            <w:r w:rsidRPr="00D9785B">
              <w:rPr>
                <w:rFonts w:ascii="Arial" w:hAnsi="Arial" w:cs="Arial"/>
                <w:sz w:val="28"/>
                <w:szCs w:val="28"/>
              </w:rPr>
              <w:br/>
              <w:t>M1 PHR1.</w:t>
            </w:r>
          </w:p>
        </w:tc>
      </w:tr>
      <w:tr w:rsidR="00A02E82" w:rsidRPr="00D9785B" w14:paraId="64892E8D" w14:textId="77777777" w:rsidTr="00C347AF">
        <w:tc>
          <w:tcPr>
            <w:tcW w:w="1218" w:type="pct"/>
            <w:vAlign w:val="center"/>
            <w:hideMark/>
          </w:tcPr>
          <w:p w14:paraId="3C757E62" w14:textId="77777777" w:rsidR="00A02E82" w:rsidRPr="00D9785B" w:rsidRDefault="00A02E82" w:rsidP="006E3384">
            <w:pPr>
              <w:rPr>
                <w:rFonts w:ascii="Arial" w:hAnsi="Arial" w:cs="Arial"/>
                <w:sz w:val="28"/>
                <w:szCs w:val="28"/>
              </w:rPr>
            </w:pPr>
            <w:r w:rsidRPr="00D9785B">
              <w:rPr>
                <w:rFonts w:ascii="Arial" w:hAnsi="Arial" w:cs="Arial"/>
                <w:b/>
                <w:bCs/>
                <w:sz w:val="28"/>
                <w:szCs w:val="28"/>
              </w:rPr>
              <w:t>Other gateways</w:t>
            </w:r>
          </w:p>
        </w:tc>
        <w:tc>
          <w:tcPr>
            <w:tcW w:w="1682" w:type="pct"/>
            <w:vAlign w:val="center"/>
            <w:hideMark/>
          </w:tcPr>
          <w:p w14:paraId="027E4D6C" w14:textId="77777777" w:rsidR="00A02E82" w:rsidRPr="00D9785B" w:rsidRDefault="00A02E82" w:rsidP="006E3384">
            <w:pPr>
              <w:rPr>
                <w:rFonts w:ascii="Arial" w:hAnsi="Arial" w:cs="Arial"/>
                <w:sz w:val="28"/>
                <w:szCs w:val="28"/>
              </w:rPr>
            </w:pPr>
            <w:r w:rsidRPr="00D9785B">
              <w:rPr>
                <w:rFonts w:ascii="Arial" w:hAnsi="Arial" w:cs="Arial"/>
                <w:b/>
                <w:bCs/>
                <w:sz w:val="28"/>
                <w:szCs w:val="28"/>
              </w:rPr>
              <w:t>Other gateways</w:t>
            </w:r>
            <w:r w:rsidRPr="00D9785B">
              <w:rPr>
                <w:rFonts w:ascii="Arial" w:hAnsi="Arial" w:cs="Arial"/>
                <w:sz w:val="28"/>
                <w:szCs w:val="28"/>
              </w:rPr>
              <w:br/>
              <w:t>UHI · Health services; NHCX · Insurance claims.</w:t>
            </w:r>
          </w:p>
        </w:tc>
        <w:tc>
          <w:tcPr>
            <w:tcW w:w="0" w:type="auto"/>
            <w:vAlign w:val="center"/>
            <w:hideMark/>
          </w:tcPr>
          <w:p w14:paraId="426CD737" w14:textId="77777777" w:rsidR="00A02E82" w:rsidRPr="00D9785B" w:rsidRDefault="00A02E82" w:rsidP="006E3384">
            <w:pPr>
              <w:rPr>
                <w:rFonts w:ascii="Arial" w:hAnsi="Arial" w:cs="Arial"/>
                <w:sz w:val="28"/>
                <w:szCs w:val="28"/>
              </w:rPr>
            </w:pPr>
            <w:r w:rsidRPr="00D9785B">
              <w:rPr>
                <w:rFonts w:ascii="Arial" w:hAnsi="Arial" w:cs="Arial"/>
                <w:b/>
                <w:bCs/>
                <w:sz w:val="28"/>
                <w:szCs w:val="28"/>
              </w:rPr>
              <w:t>Other ABDM Digital Gateways</w:t>
            </w:r>
            <w:r w:rsidRPr="00D9785B">
              <w:rPr>
                <w:rFonts w:ascii="Arial" w:hAnsi="Arial" w:cs="Arial"/>
                <w:sz w:val="28"/>
                <w:szCs w:val="28"/>
              </w:rPr>
              <w:br/>
            </w:r>
            <w:r w:rsidRPr="00D9785B">
              <w:rPr>
                <w:rFonts w:ascii="Arial" w:hAnsi="Arial" w:cs="Arial"/>
                <w:b/>
                <w:bCs/>
                <w:sz w:val="28"/>
                <w:szCs w:val="28"/>
              </w:rPr>
              <w:t>Unified Health Interface:</w:t>
            </w:r>
            <w:r w:rsidRPr="00D9785B">
              <w:rPr>
                <w:rFonts w:ascii="Arial" w:hAnsi="Arial" w:cs="Arial"/>
                <w:sz w:val="28"/>
                <w:szCs w:val="28"/>
              </w:rPr>
              <w:t xml:space="preserve"> UHI enables discovery and delivery of digital health services through an open and interoperable network.</w:t>
            </w:r>
            <w:r w:rsidRPr="00D9785B">
              <w:rPr>
                <w:rFonts w:ascii="Arial" w:hAnsi="Arial" w:cs="Arial"/>
                <w:sz w:val="28"/>
                <w:szCs w:val="28"/>
              </w:rPr>
              <w:br/>
            </w:r>
            <w:r w:rsidRPr="00D9785B">
              <w:rPr>
                <w:rFonts w:ascii="Arial" w:hAnsi="Arial" w:cs="Arial"/>
                <w:b/>
                <w:bCs/>
                <w:sz w:val="28"/>
                <w:szCs w:val="28"/>
              </w:rPr>
              <w:t>National Health Claims Exchange:</w:t>
            </w:r>
            <w:r w:rsidRPr="00D9785B">
              <w:rPr>
                <w:rFonts w:ascii="Arial" w:hAnsi="Arial" w:cs="Arial"/>
                <w:sz w:val="28"/>
                <w:szCs w:val="28"/>
              </w:rPr>
              <w:t xml:space="preserve"> NHCX </w:t>
            </w:r>
            <w:r w:rsidRPr="00D9785B">
              <w:rPr>
                <w:rFonts w:ascii="Arial" w:hAnsi="Arial" w:cs="Arial"/>
                <w:sz w:val="28"/>
                <w:szCs w:val="28"/>
              </w:rPr>
              <w:lastRenderedPageBreak/>
              <w:t>supports standardised exchange of health insurance claim information among payers, healthcare providers, beneficiaries, third-party administrators and other participating entities.</w:t>
            </w:r>
          </w:p>
        </w:tc>
      </w:tr>
      <w:tr w:rsidR="00A02E82" w:rsidRPr="00D9785B" w14:paraId="55C0643B" w14:textId="77777777" w:rsidTr="00C347AF">
        <w:tc>
          <w:tcPr>
            <w:tcW w:w="1218" w:type="pct"/>
            <w:vAlign w:val="center"/>
            <w:hideMark/>
          </w:tcPr>
          <w:p w14:paraId="7DCBB255"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Build with AI — section heading</w:t>
            </w:r>
          </w:p>
        </w:tc>
        <w:tc>
          <w:tcPr>
            <w:tcW w:w="1682" w:type="pct"/>
            <w:vAlign w:val="center"/>
            <w:hideMark/>
          </w:tcPr>
          <w:p w14:paraId="0A85624A" w14:textId="77777777" w:rsidR="00A02E82" w:rsidRPr="00D9785B" w:rsidRDefault="00A02E82" w:rsidP="006E3384">
            <w:pPr>
              <w:rPr>
                <w:rFonts w:ascii="Arial" w:hAnsi="Arial" w:cs="Arial"/>
                <w:sz w:val="28"/>
                <w:szCs w:val="28"/>
              </w:rPr>
            </w:pPr>
            <w:r w:rsidRPr="00D9785B">
              <w:rPr>
                <w:rFonts w:ascii="Arial" w:hAnsi="Arial" w:cs="Arial"/>
                <w:b/>
                <w:bCs/>
                <w:sz w:val="28"/>
                <w:szCs w:val="28"/>
              </w:rPr>
              <w:t>Build with AI</w:t>
            </w:r>
            <w:r w:rsidRPr="00D9785B">
              <w:rPr>
                <w:rFonts w:ascii="Arial" w:hAnsi="Arial" w:cs="Arial"/>
                <w:sz w:val="28"/>
                <w:szCs w:val="28"/>
              </w:rPr>
              <w:br/>
              <w:t>Give your coding agent the whole picture.</w:t>
            </w:r>
          </w:p>
        </w:tc>
        <w:tc>
          <w:tcPr>
            <w:tcW w:w="0" w:type="auto"/>
            <w:vAlign w:val="center"/>
            <w:hideMark/>
          </w:tcPr>
          <w:p w14:paraId="3A186AA7" w14:textId="77777777" w:rsidR="00A02E82" w:rsidRPr="00D9785B" w:rsidRDefault="00A02E82" w:rsidP="006E3384">
            <w:pPr>
              <w:rPr>
                <w:rFonts w:ascii="Arial" w:hAnsi="Arial" w:cs="Arial"/>
                <w:sz w:val="28"/>
                <w:szCs w:val="28"/>
              </w:rPr>
            </w:pPr>
            <w:r w:rsidRPr="00D9785B">
              <w:rPr>
                <w:rFonts w:ascii="Arial" w:hAnsi="Arial" w:cs="Arial"/>
                <w:b/>
                <w:bCs/>
                <w:sz w:val="28"/>
                <w:szCs w:val="28"/>
              </w:rPr>
              <w:t>Use ABDM Documentation with AI-assisted Development Tools</w:t>
            </w:r>
          </w:p>
        </w:tc>
      </w:tr>
      <w:tr w:rsidR="00A02E82" w:rsidRPr="00D9785B" w14:paraId="63BA6251" w14:textId="77777777" w:rsidTr="00C347AF">
        <w:tc>
          <w:tcPr>
            <w:tcW w:w="1218" w:type="pct"/>
            <w:vAlign w:val="center"/>
            <w:hideMark/>
          </w:tcPr>
          <w:p w14:paraId="50D203EC" w14:textId="77777777" w:rsidR="00A02E82" w:rsidRPr="00D9785B" w:rsidRDefault="00A02E82" w:rsidP="006E3384">
            <w:pPr>
              <w:rPr>
                <w:rFonts w:ascii="Arial" w:hAnsi="Arial" w:cs="Arial"/>
                <w:sz w:val="28"/>
                <w:szCs w:val="28"/>
              </w:rPr>
            </w:pPr>
            <w:r w:rsidRPr="00D9785B">
              <w:rPr>
                <w:rFonts w:ascii="Arial" w:hAnsi="Arial" w:cs="Arial"/>
                <w:b/>
                <w:bCs/>
                <w:sz w:val="28"/>
                <w:szCs w:val="28"/>
              </w:rPr>
              <w:t>Build with AI — section introduction</w:t>
            </w:r>
          </w:p>
        </w:tc>
        <w:tc>
          <w:tcPr>
            <w:tcW w:w="1682" w:type="pct"/>
            <w:vAlign w:val="center"/>
            <w:hideMark/>
          </w:tcPr>
          <w:p w14:paraId="23ED626E" w14:textId="77777777" w:rsidR="00A02E82" w:rsidRPr="00D9785B" w:rsidRDefault="00A02E82" w:rsidP="006E3384">
            <w:pPr>
              <w:rPr>
                <w:rFonts w:ascii="Arial" w:hAnsi="Arial" w:cs="Arial"/>
                <w:sz w:val="28"/>
                <w:szCs w:val="28"/>
              </w:rPr>
            </w:pPr>
            <w:r w:rsidRPr="00D9785B">
              <w:rPr>
                <w:rFonts w:ascii="Arial" w:hAnsi="Arial" w:cs="Arial"/>
                <w:b/>
                <w:bCs/>
                <w:sz w:val="28"/>
                <w:szCs w:val="28"/>
              </w:rPr>
              <w:t>Section introduction</w:t>
            </w:r>
            <w:r w:rsidRPr="00D9785B">
              <w:rPr>
                <w:rFonts w:ascii="Arial" w:hAnsi="Arial" w:cs="Arial"/>
                <w:sz w:val="28"/>
                <w:szCs w:val="28"/>
              </w:rPr>
              <w:br/>
              <w:t>Bring the documentation into the tools you already use. Connect your agent to the guides, endpoint references and milestone skills that support your integration.</w:t>
            </w:r>
          </w:p>
        </w:tc>
        <w:tc>
          <w:tcPr>
            <w:tcW w:w="0" w:type="auto"/>
            <w:vAlign w:val="center"/>
            <w:hideMark/>
          </w:tcPr>
          <w:p w14:paraId="64E5ECCD" w14:textId="77777777" w:rsidR="00A02E82" w:rsidRPr="00D9785B" w:rsidRDefault="00A02E82" w:rsidP="006E3384">
            <w:pPr>
              <w:rPr>
                <w:rFonts w:ascii="Arial" w:hAnsi="Arial" w:cs="Arial"/>
                <w:sz w:val="28"/>
                <w:szCs w:val="28"/>
              </w:rPr>
            </w:pPr>
            <w:r w:rsidRPr="00D9785B">
              <w:rPr>
                <w:rFonts w:ascii="Arial" w:hAnsi="Arial" w:cs="Arial"/>
                <w:sz w:val="28"/>
                <w:szCs w:val="28"/>
              </w:rPr>
              <w:t xml:space="preserve">Developers may use supported AI-assisted tools to search ABDM integration guides, API references and milestone-specific documentation while building their solution. </w:t>
            </w:r>
          </w:p>
        </w:tc>
      </w:tr>
      <w:tr w:rsidR="00A02E82" w:rsidRPr="00D9785B" w14:paraId="5CB11BEB" w14:textId="77777777" w:rsidTr="00C347AF">
        <w:tc>
          <w:tcPr>
            <w:tcW w:w="1218" w:type="pct"/>
            <w:vAlign w:val="center"/>
            <w:hideMark/>
          </w:tcPr>
          <w:p w14:paraId="005AA235" w14:textId="77777777" w:rsidR="00A02E82" w:rsidRPr="00D9785B" w:rsidRDefault="00A02E82" w:rsidP="006E3384">
            <w:pPr>
              <w:rPr>
                <w:rFonts w:ascii="Arial" w:hAnsi="Arial" w:cs="Arial"/>
                <w:sz w:val="28"/>
                <w:szCs w:val="28"/>
              </w:rPr>
            </w:pPr>
            <w:r w:rsidRPr="00D9785B">
              <w:rPr>
                <w:rFonts w:ascii="Arial" w:hAnsi="Arial" w:cs="Arial"/>
                <w:b/>
                <w:bCs/>
                <w:sz w:val="28"/>
                <w:szCs w:val="28"/>
              </w:rPr>
              <w:t>AI tool 1 — Docs MCP server</w:t>
            </w:r>
          </w:p>
        </w:tc>
        <w:tc>
          <w:tcPr>
            <w:tcW w:w="1682" w:type="pct"/>
            <w:vAlign w:val="center"/>
            <w:hideMark/>
          </w:tcPr>
          <w:p w14:paraId="300D8A7F" w14:textId="77777777" w:rsidR="00A02E82" w:rsidRPr="00D9785B" w:rsidRDefault="00A02E82" w:rsidP="006E3384">
            <w:pPr>
              <w:rPr>
                <w:rFonts w:ascii="Arial" w:hAnsi="Arial" w:cs="Arial"/>
                <w:sz w:val="28"/>
                <w:szCs w:val="28"/>
              </w:rPr>
            </w:pPr>
            <w:r w:rsidRPr="00D9785B">
              <w:rPr>
                <w:rFonts w:ascii="Arial" w:hAnsi="Arial" w:cs="Arial"/>
                <w:b/>
                <w:bCs/>
                <w:sz w:val="28"/>
                <w:szCs w:val="28"/>
              </w:rPr>
              <w:t>Docs MCP server</w:t>
            </w:r>
            <w:r w:rsidRPr="00D9785B">
              <w:rPr>
                <w:rFonts w:ascii="Arial" w:hAnsi="Arial" w:cs="Arial"/>
                <w:sz w:val="28"/>
                <w:szCs w:val="28"/>
              </w:rPr>
              <w:br/>
              <w:t>Query the documentation as you work. Find an endpoint, look up an error code or check the shape of a request.</w:t>
            </w:r>
          </w:p>
        </w:tc>
        <w:tc>
          <w:tcPr>
            <w:tcW w:w="0" w:type="auto"/>
            <w:vAlign w:val="center"/>
            <w:hideMark/>
          </w:tcPr>
          <w:p w14:paraId="1286E94E" w14:textId="77777777" w:rsidR="00A02E82" w:rsidRPr="00D9785B" w:rsidRDefault="00A02E82" w:rsidP="006E3384">
            <w:pPr>
              <w:rPr>
                <w:rFonts w:ascii="Arial" w:hAnsi="Arial" w:cs="Arial"/>
                <w:sz w:val="28"/>
                <w:szCs w:val="28"/>
              </w:rPr>
            </w:pPr>
            <w:r w:rsidRPr="00D9785B">
              <w:rPr>
                <w:rFonts w:ascii="Arial" w:hAnsi="Arial" w:cs="Arial"/>
                <w:b/>
                <w:bCs/>
                <w:sz w:val="28"/>
                <w:szCs w:val="28"/>
              </w:rPr>
              <w:t>Search the Documentation (MCP server)</w:t>
            </w:r>
            <w:r w:rsidRPr="00D9785B">
              <w:rPr>
                <w:rFonts w:ascii="Arial" w:hAnsi="Arial" w:cs="Arial"/>
                <w:sz w:val="28"/>
                <w:szCs w:val="28"/>
              </w:rPr>
              <w:br/>
              <w:t>Use the documentation service while developing to find API endpoints, review request formats and understand error codes.</w:t>
            </w:r>
          </w:p>
        </w:tc>
      </w:tr>
      <w:tr w:rsidR="00A02E82" w:rsidRPr="00D9785B" w14:paraId="239EB79B" w14:textId="77777777" w:rsidTr="00C347AF">
        <w:tc>
          <w:tcPr>
            <w:tcW w:w="1218" w:type="pct"/>
            <w:vAlign w:val="center"/>
            <w:hideMark/>
          </w:tcPr>
          <w:p w14:paraId="1188E442" w14:textId="77777777" w:rsidR="00A02E82" w:rsidRPr="00D9785B" w:rsidRDefault="00A02E82" w:rsidP="006E3384">
            <w:pPr>
              <w:rPr>
                <w:rFonts w:ascii="Arial" w:hAnsi="Arial" w:cs="Arial"/>
                <w:sz w:val="28"/>
                <w:szCs w:val="28"/>
              </w:rPr>
            </w:pPr>
            <w:r w:rsidRPr="00D9785B">
              <w:rPr>
                <w:rFonts w:ascii="Arial" w:hAnsi="Arial" w:cs="Arial"/>
                <w:b/>
                <w:bCs/>
                <w:sz w:val="28"/>
                <w:szCs w:val="28"/>
              </w:rPr>
              <w:t>AI tool 2 — Agent setup</w:t>
            </w:r>
          </w:p>
        </w:tc>
        <w:tc>
          <w:tcPr>
            <w:tcW w:w="1682" w:type="pct"/>
            <w:vAlign w:val="center"/>
            <w:hideMark/>
          </w:tcPr>
          <w:p w14:paraId="4BA9824E" w14:textId="77777777" w:rsidR="00A02E82" w:rsidRPr="00D9785B" w:rsidRDefault="00A02E82" w:rsidP="006E3384">
            <w:pPr>
              <w:rPr>
                <w:rFonts w:ascii="Arial" w:hAnsi="Arial" w:cs="Arial"/>
                <w:sz w:val="28"/>
                <w:szCs w:val="28"/>
              </w:rPr>
            </w:pPr>
            <w:r w:rsidRPr="00D9785B">
              <w:rPr>
                <w:rFonts w:ascii="Arial" w:hAnsi="Arial" w:cs="Arial"/>
                <w:b/>
                <w:bCs/>
                <w:sz w:val="28"/>
                <w:szCs w:val="28"/>
              </w:rPr>
              <w:t>Agent setup</w:t>
            </w:r>
            <w:r w:rsidRPr="00D9785B">
              <w:rPr>
                <w:rFonts w:ascii="Arial" w:hAnsi="Arial" w:cs="Arial"/>
                <w:sz w:val="28"/>
                <w:szCs w:val="28"/>
              </w:rPr>
              <w:br/>
              <w:t xml:space="preserve">Follow the setup guide for Claude </w:t>
            </w:r>
            <w:r w:rsidRPr="00D9785B">
              <w:rPr>
                <w:rFonts w:ascii="Arial" w:hAnsi="Arial" w:cs="Arial"/>
                <w:sz w:val="28"/>
                <w:szCs w:val="28"/>
              </w:rPr>
              <w:lastRenderedPageBreak/>
              <w:t>Code, Cursor, Codex or another coding assistant. Start with one prompt.</w:t>
            </w:r>
          </w:p>
        </w:tc>
        <w:tc>
          <w:tcPr>
            <w:tcW w:w="0" w:type="auto"/>
            <w:vAlign w:val="center"/>
            <w:hideMark/>
          </w:tcPr>
          <w:p w14:paraId="40F8CB5E"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Set Up Your Coding Assistant</w:t>
            </w:r>
            <w:r w:rsidRPr="00D9785B">
              <w:rPr>
                <w:rFonts w:ascii="Arial" w:hAnsi="Arial" w:cs="Arial"/>
                <w:sz w:val="28"/>
                <w:szCs w:val="28"/>
              </w:rPr>
              <w:br/>
              <w:t xml:space="preserve">Follow the setup guide to connect a supported </w:t>
            </w:r>
            <w:r w:rsidRPr="00D9785B">
              <w:rPr>
                <w:rFonts w:ascii="Arial" w:hAnsi="Arial" w:cs="Arial"/>
                <w:sz w:val="28"/>
                <w:szCs w:val="28"/>
              </w:rPr>
              <w:lastRenderedPageBreak/>
              <w:t>coding assistant with the ABDM documentation and begin using it for integration support.</w:t>
            </w:r>
          </w:p>
        </w:tc>
      </w:tr>
      <w:tr w:rsidR="00A02E82" w:rsidRPr="00D9785B" w14:paraId="1DA9B5C3" w14:textId="77777777" w:rsidTr="00C347AF">
        <w:tc>
          <w:tcPr>
            <w:tcW w:w="1218" w:type="pct"/>
            <w:vAlign w:val="center"/>
            <w:hideMark/>
          </w:tcPr>
          <w:p w14:paraId="1AF682B6"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AI tool 3 — Milestone skills</w:t>
            </w:r>
          </w:p>
        </w:tc>
        <w:tc>
          <w:tcPr>
            <w:tcW w:w="1682" w:type="pct"/>
            <w:vAlign w:val="center"/>
            <w:hideMark/>
          </w:tcPr>
          <w:p w14:paraId="7E014BF1"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 skills</w:t>
            </w:r>
            <w:r w:rsidRPr="00D9785B">
              <w:rPr>
                <w:rFonts w:ascii="Arial" w:hAnsi="Arial" w:cs="Arial"/>
                <w:sz w:val="28"/>
                <w:szCs w:val="28"/>
              </w:rPr>
              <w:br/>
              <w:t>Give your agent a focused reference for the job: identity, linking, consent, registries or FHIR bundles.</w:t>
            </w:r>
          </w:p>
        </w:tc>
        <w:tc>
          <w:tcPr>
            <w:tcW w:w="0" w:type="auto"/>
            <w:vAlign w:val="center"/>
            <w:hideMark/>
          </w:tcPr>
          <w:p w14:paraId="12CB55DD" w14:textId="77777777" w:rsidR="00A02E82" w:rsidRPr="00D9785B" w:rsidRDefault="00A02E82" w:rsidP="006E3384">
            <w:pPr>
              <w:rPr>
                <w:rFonts w:ascii="Arial" w:hAnsi="Arial" w:cs="Arial"/>
                <w:sz w:val="28"/>
                <w:szCs w:val="28"/>
              </w:rPr>
            </w:pPr>
            <w:r w:rsidRPr="00D9785B">
              <w:rPr>
                <w:rFonts w:ascii="Arial" w:hAnsi="Arial" w:cs="Arial"/>
                <w:b/>
                <w:bCs/>
                <w:sz w:val="28"/>
                <w:szCs w:val="28"/>
              </w:rPr>
              <w:t>Use Milestone-specific Guidance</w:t>
            </w:r>
            <w:r w:rsidRPr="00D9785B">
              <w:rPr>
                <w:rFonts w:ascii="Arial" w:hAnsi="Arial" w:cs="Arial"/>
                <w:sz w:val="28"/>
                <w:szCs w:val="28"/>
              </w:rPr>
              <w:br/>
              <w:t>Provide the coding assistant with the relevant references for ABHA, record linking, consent, registries or FHIR bundles.</w:t>
            </w:r>
          </w:p>
        </w:tc>
      </w:tr>
      <w:tr w:rsidR="00A02E82" w:rsidRPr="00D9785B" w14:paraId="29CD5BA9" w14:textId="77777777" w:rsidTr="00C347AF">
        <w:tc>
          <w:tcPr>
            <w:tcW w:w="1218" w:type="pct"/>
            <w:vAlign w:val="center"/>
            <w:hideMark/>
          </w:tcPr>
          <w:p w14:paraId="12AEAF57" w14:textId="77777777" w:rsidR="00A02E82" w:rsidRPr="00D9785B" w:rsidRDefault="00A02E82" w:rsidP="006E3384">
            <w:pPr>
              <w:rPr>
                <w:rFonts w:ascii="Arial" w:hAnsi="Arial" w:cs="Arial"/>
                <w:sz w:val="28"/>
                <w:szCs w:val="28"/>
              </w:rPr>
            </w:pPr>
            <w:r w:rsidRPr="00D9785B">
              <w:rPr>
                <w:rFonts w:ascii="Arial" w:hAnsi="Arial" w:cs="Arial"/>
                <w:b/>
                <w:bCs/>
                <w:sz w:val="28"/>
                <w:szCs w:val="28"/>
              </w:rPr>
              <w:t>AI disclaimer</w:t>
            </w:r>
          </w:p>
        </w:tc>
        <w:tc>
          <w:tcPr>
            <w:tcW w:w="1682" w:type="pct"/>
            <w:vAlign w:val="center"/>
            <w:hideMark/>
          </w:tcPr>
          <w:p w14:paraId="52896A9B" w14:textId="77777777" w:rsidR="00A02E82" w:rsidRPr="00D9785B" w:rsidRDefault="00A02E82" w:rsidP="006E3384">
            <w:pPr>
              <w:rPr>
                <w:rFonts w:ascii="Arial" w:hAnsi="Arial" w:cs="Arial"/>
                <w:sz w:val="28"/>
                <w:szCs w:val="28"/>
              </w:rPr>
            </w:pPr>
            <w:r w:rsidRPr="00D9785B">
              <w:rPr>
                <w:rFonts w:ascii="Arial" w:hAnsi="Arial" w:cs="Arial"/>
                <w:b/>
                <w:bCs/>
                <w:sz w:val="28"/>
                <w:szCs w:val="28"/>
              </w:rPr>
              <w:t>Disclaimer</w:t>
            </w:r>
            <w:r w:rsidRPr="00D9785B">
              <w:rPr>
                <w:rFonts w:ascii="Arial" w:hAnsi="Arial" w:cs="Arial"/>
                <w:sz w:val="28"/>
                <w:szCs w:val="28"/>
              </w:rPr>
              <w:br/>
              <w:t>Review generated code against the documentation and test it in the sandbox.</w:t>
            </w:r>
          </w:p>
        </w:tc>
        <w:tc>
          <w:tcPr>
            <w:tcW w:w="0" w:type="auto"/>
            <w:vAlign w:val="center"/>
            <w:hideMark/>
          </w:tcPr>
          <w:p w14:paraId="7CCB9984" w14:textId="77777777" w:rsidR="00A02E82" w:rsidRPr="00D9785B" w:rsidRDefault="00A02E82" w:rsidP="006E3384">
            <w:pPr>
              <w:rPr>
                <w:rFonts w:ascii="Arial" w:hAnsi="Arial" w:cs="Arial"/>
                <w:sz w:val="28"/>
                <w:szCs w:val="28"/>
              </w:rPr>
            </w:pPr>
            <w:r w:rsidRPr="00D9785B">
              <w:rPr>
                <w:rFonts w:ascii="Arial" w:hAnsi="Arial" w:cs="Arial"/>
                <w:sz w:val="28"/>
                <w:szCs w:val="28"/>
              </w:rPr>
              <w:t>Review all AI-generated code against the official ABDM documentation and test it in the Sandbox.</w:t>
            </w:r>
          </w:p>
        </w:tc>
      </w:tr>
      <w:tr w:rsidR="00A02E82" w:rsidRPr="00D9785B" w14:paraId="5933F140" w14:textId="77777777" w:rsidTr="00C347AF">
        <w:tc>
          <w:tcPr>
            <w:tcW w:w="1218" w:type="pct"/>
            <w:vAlign w:val="center"/>
            <w:hideMark/>
          </w:tcPr>
          <w:p w14:paraId="46421BDD"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 skills list</w:t>
            </w:r>
          </w:p>
        </w:tc>
        <w:tc>
          <w:tcPr>
            <w:tcW w:w="1682" w:type="pct"/>
            <w:vAlign w:val="center"/>
            <w:hideMark/>
          </w:tcPr>
          <w:p w14:paraId="7133D356" w14:textId="77777777" w:rsidR="00A02E82" w:rsidRPr="00D9785B" w:rsidRDefault="00A02E82" w:rsidP="006E3384">
            <w:pPr>
              <w:rPr>
                <w:rFonts w:ascii="Arial" w:hAnsi="Arial" w:cs="Arial"/>
                <w:sz w:val="28"/>
                <w:szCs w:val="28"/>
              </w:rPr>
            </w:pPr>
            <w:r w:rsidRPr="00D9785B">
              <w:rPr>
                <w:rFonts w:ascii="Arial" w:hAnsi="Arial" w:cs="Arial"/>
                <w:b/>
                <w:bCs/>
                <w:sz w:val="28"/>
                <w:szCs w:val="28"/>
              </w:rPr>
              <w:t>Milestone skills</w:t>
            </w:r>
            <w:r w:rsidRPr="00D9785B">
              <w:rPr>
                <w:rFonts w:ascii="Arial" w:hAnsi="Arial" w:cs="Arial"/>
                <w:sz w:val="28"/>
                <w:szCs w:val="28"/>
              </w:rPr>
              <w:br/>
              <w:t>M1 ABHA identity; M2 Link and share; M3 Consent and fetching; M4 Registries; PHR services; FHIR bundles.</w:t>
            </w:r>
          </w:p>
        </w:tc>
        <w:tc>
          <w:tcPr>
            <w:tcW w:w="0" w:type="auto"/>
            <w:vAlign w:val="center"/>
            <w:hideMark/>
          </w:tcPr>
          <w:p w14:paraId="6C3F7337" w14:textId="77777777" w:rsidR="00A02E82" w:rsidRPr="00D9785B" w:rsidRDefault="00A02E82" w:rsidP="006E3384">
            <w:pPr>
              <w:rPr>
                <w:rFonts w:ascii="Arial" w:hAnsi="Arial" w:cs="Arial"/>
                <w:sz w:val="28"/>
                <w:szCs w:val="28"/>
              </w:rPr>
            </w:pPr>
            <w:r w:rsidRPr="00D9785B">
              <w:rPr>
                <w:rFonts w:ascii="Arial" w:hAnsi="Arial" w:cs="Arial"/>
                <w:sz w:val="28"/>
                <w:szCs w:val="28"/>
              </w:rPr>
              <w:t>M1 — ABHA Creation and Verification</w:t>
            </w:r>
            <w:r w:rsidRPr="00D9785B">
              <w:rPr>
                <w:rFonts w:ascii="Arial" w:hAnsi="Arial" w:cs="Arial"/>
                <w:sz w:val="28"/>
                <w:szCs w:val="28"/>
              </w:rPr>
              <w:br/>
              <w:t>M2 — Linking Health Records with ABHA Address</w:t>
            </w:r>
            <w:r w:rsidRPr="00D9785B">
              <w:rPr>
                <w:rFonts w:ascii="Arial" w:hAnsi="Arial" w:cs="Arial"/>
                <w:sz w:val="28"/>
                <w:szCs w:val="28"/>
              </w:rPr>
              <w:br/>
              <w:t>M3 — Consent-based Exchange of Health Records</w:t>
            </w:r>
            <w:r w:rsidRPr="00D9785B">
              <w:rPr>
                <w:rFonts w:ascii="Arial" w:hAnsi="Arial" w:cs="Arial"/>
                <w:sz w:val="28"/>
                <w:szCs w:val="28"/>
              </w:rPr>
              <w:br/>
              <w:t>M4 — NHPR Registration</w:t>
            </w:r>
            <w:r w:rsidRPr="00D9785B">
              <w:rPr>
                <w:rFonts w:ascii="Arial" w:hAnsi="Arial" w:cs="Arial"/>
                <w:sz w:val="28"/>
                <w:szCs w:val="28"/>
              </w:rPr>
              <w:br/>
              <w:t>PHR Services</w:t>
            </w:r>
            <w:r w:rsidRPr="00D9785B">
              <w:rPr>
                <w:rFonts w:ascii="Arial" w:hAnsi="Arial" w:cs="Arial"/>
                <w:sz w:val="28"/>
                <w:szCs w:val="28"/>
              </w:rPr>
              <w:br/>
              <w:t>FHIR Bundles</w:t>
            </w:r>
          </w:p>
        </w:tc>
      </w:tr>
      <w:tr w:rsidR="00A02E82" w:rsidRPr="00D9785B" w14:paraId="276EFB32" w14:textId="77777777" w:rsidTr="00C347AF">
        <w:tc>
          <w:tcPr>
            <w:tcW w:w="1218" w:type="pct"/>
            <w:vAlign w:val="center"/>
            <w:hideMark/>
          </w:tcPr>
          <w:p w14:paraId="38BB1039"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Developer experience — section heading</w:t>
            </w:r>
          </w:p>
        </w:tc>
        <w:tc>
          <w:tcPr>
            <w:tcW w:w="1682" w:type="pct"/>
            <w:vAlign w:val="center"/>
            <w:hideMark/>
          </w:tcPr>
          <w:p w14:paraId="7B6A2ABA" w14:textId="77777777" w:rsidR="00A02E82" w:rsidRPr="00D9785B" w:rsidRDefault="00A02E82" w:rsidP="006E3384">
            <w:pPr>
              <w:rPr>
                <w:rFonts w:ascii="Arial" w:hAnsi="Arial" w:cs="Arial"/>
                <w:sz w:val="28"/>
                <w:szCs w:val="28"/>
              </w:rPr>
            </w:pPr>
            <w:r w:rsidRPr="00D9785B">
              <w:rPr>
                <w:rFonts w:ascii="Arial" w:hAnsi="Arial" w:cs="Arial"/>
                <w:b/>
                <w:bCs/>
                <w:sz w:val="28"/>
                <w:szCs w:val="28"/>
              </w:rPr>
              <w:t>Developer experience</w:t>
            </w:r>
            <w:r w:rsidRPr="00D9785B">
              <w:rPr>
                <w:rFonts w:ascii="Arial" w:hAnsi="Arial" w:cs="Arial"/>
                <w:sz w:val="28"/>
                <w:szCs w:val="28"/>
              </w:rPr>
              <w:br/>
              <w:t>Everything you build against, in one place.</w:t>
            </w:r>
          </w:p>
        </w:tc>
        <w:tc>
          <w:tcPr>
            <w:tcW w:w="0" w:type="auto"/>
            <w:vAlign w:val="center"/>
            <w:hideMark/>
          </w:tcPr>
          <w:p w14:paraId="32F62179" w14:textId="77777777" w:rsidR="00A02E82" w:rsidRPr="00D9785B" w:rsidRDefault="00A02E82" w:rsidP="006E3384">
            <w:pPr>
              <w:rPr>
                <w:rFonts w:ascii="Arial" w:hAnsi="Arial" w:cs="Arial"/>
                <w:sz w:val="28"/>
                <w:szCs w:val="28"/>
              </w:rPr>
            </w:pPr>
            <w:r w:rsidRPr="00D9785B">
              <w:rPr>
                <w:rFonts w:ascii="Arial" w:hAnsi="Arial" w:cs="Arial"/>
                <w:b/>
                <w:bCs/>
                <w:sz w:val="28"/>
                <w:szCs w:val="28"/>
              </w:rPr>
              <w:t>ABDM Integration Resources</w:t>
            </w:r>
          </w:p>
        </w:tc>
      </w:tr>
      <w:tr w:rsidR="00A02E82" w:rsidRPr="00D9785B" w14:paraId="6BA26D0D" w14:textId="77777777" w:rsidTr="00C347AF">
        <w:tc>
          <w:tcPr>
            <w:tcW w:w="1218" w:type="pct"/>
            <w:vAlign w:val="center"/>
            <w:hideMark/>
          </w:tcPr>
          <w:p w14:paraId="67A777A4" w14:textId="77777777" w:rsidR="00A02E82" w:rsidRPr="00D9785B" w:rsidRDefault="00A02E82" w:rsidP="006E3384">
            <w:pPr>
              <w:rPr>
                <w:rFonts w:ascii="Arial" w:hAnsi="Arial" w:cs="Arial"/>
                <w:sz w:val="28"/>
                <w:szCs w:val="28"/>
              </w:rPr>
            </w:pPr>
            <w:r w:rsidRPr="00D9785B">
              <w:rPr>
                <w:rFonts w:ascii="Arial" w:hAnsi="Arial" w:cs="Arial"/>
                <w:b/>
                <w:bCs/>
                <w:sz w:val="28"/>
                <w:szCs w:val="28"/>
              </w:rPr>
              <w:t>Developer experience — section introduction</w:t>
            </w:r>
          </w:p>
        </w:tc>
        <w:tc>
          <w:tcPr>
            <w:tcW w:w="1682" w:type="pct"/>
            <w:vAlign w:val="center"/>
            <w:hideMark/>
          </w:tcPr>
          <w:p w14:paraId="1EA5BD8D" w14:textId="77777777" w:rsidR="00A02E82" w:rsidRPr="00D9785B" w:rsidRDefault="00A02E82" w:rsidP="006E3384">
            <w:pPr>
              <w:rPr>
                <w:rFonts w:ascii="Arial" w:hAnsi="Arial" w:cs="Arial"/>
                <w:sz w:val="28"/>
                <w:szCs w:val="28"/>
              </w:rPr>
            </w:pPr>
            <w:r w:rsidRPr="00D9785B">
              <w:rPr>
                <w:rFonts w:ascii="Arial" w:hAnsi="Arial" w:cs="Arial"/>
                <w:b/>
                <w:bCs/>
                <w:sz w:val="28"/>
                <w:szCs w:val="28"/>
              </w:rPr>
              <w:t>Section introduction</w:t>
            </w:r>
            <w:r w:rsidRPr="00D9785B">
              <w:rPr>
                <w:rFonts w:ascii="Arial" w:hAnsi="Arial" w:cs="Arial"/>
                <w:sz w:val="28"/>
                <w:szCs w:val="28"/>
              </w:rPr>
              <w:br/>
              <w:t>Find the documentation, agent tools and reference projects for your next integration.</w:t>
            </w:r>
          </w:p>
        </w:tc>
        <w:tc>
          <w:tcPr>
            <w:tcW w:w="0" w:type="auto"/>
            <w:vAlign w:val="center"/>
            <w:hideMark/>
          </w:tcPr>
          <w:p w14:paraId="57657E12" w14:textId="77777777" w:rsidR="00A02E82" w:rsidRPr="00D9785B" w:rsidRDefault="00A02E82" w:rsidP="006E3384">
            <w:pPr>
              <w:rPr>
                <w:rFonts w:ascii="Arial" w:hAnsi="Arial" w:cs="Arial"/>
                <w:sz w:val="28"/>
                <w:szCs w:val="28"/>
              </w:rPr>
            </w:pPr>
            <w:r w:rsidRPr="00D9785B">
              <w:rPr>
                <w:rFonts w:ascii="Arial" w:hAnsi="Arial" w:cs="Arial"/>
                <w:sz w:val="28"/>
                <w:szCs w:val="28"/>
              </w:rPr>
              <w:t>Access the documentation, AI-assisted tools and reference projects required to support your ABDM integration.</w:t>
            </w:r>
          </w:p>
        </w:tc>
      </w:tr>
      <w:tr w:rsidR="00A02E82" w:rsidRPr="00D9785B" w14:paraId="77D6EA08" w14:textId="77777777" w:rsidTr="00C347AF">
        <w:tc>
          <w:tcPr>
            <w:tcW w:w="1218" w:type="pct"/>
            <w:vAlign w:val="center"/>
            <w:hideMark/>
          </w:tcPr>
          <w:p w14:paraId="513E76DF" w14:textId="77777777" w:rsidR="00A02E82" w:rsidRPr="00D9785B" w:rsidRDefault="00A02E82" w:rsidP="006E3384">
            <w:pPr>
              <w:rPr>
                <w:rFonts w:ascii="Arial" w:hAnsi="Arial" w:cs="Arial"/>
                <w:sz w:val="28"/>
                <w:szCs w:val="28"/>
              </w:rPr>
            </w:pPr>
            <w:r w:rsidRPr="00D9785B">
              <w:rPr>
                <w:rFonts w:ascii="Arial" w:hAnsi="Arial" w:cs="Arial"/>
                <w:b/>
                <w:bCs/>
                <w:sz w:val="28"/>
                <w:szCs w:val="28"/>
              </w:rPr>
              <w:t>Developer resource 1 — Documentation site</w:t>
            </w:r>
          </w:p>
        </w:tc>
        <w:tc>
          <w:tcPr>
            <w:tcW w:w="1682" w:type="pct"/>
            <w:vAlign w:val="center"/>
            <w:hideMark/>
          </w:tcPr>
          <w:p w14:paraId="64631942" w14:textId="77777777" w:rsidR="00A02E82" w:rsidRPr="00D9785B" w:rsidRDefault="00A02E82" w:rsidP="006E3384">
            <w:pPr>
              <w:rPr>
                <w:rFonts w:ascii="Arial" w:hAnsi="Arial" w:cs="Arial"/>
                <w:sz w:val="28"/>
                <w:szCs w:val="28"/>
              </w:rPr>
            </w:pPr>
            <w:r w:rsidRPr="00D9785B">
              <w:rPr>
                <w:rFonts w:ascii="Arial" w:hAnsi="Arial" w:cs="Arial"/>
                <w:b/>
                <w:bCs/>
                <w:sz w:val="28"/>
                <w:szCs w:val="28"/>
              </w:rPr>
              <w:t>Documentation site</w:t>
            </w:r>
            <w:r w:rsidRPr="00D9785B">
              <w:rPr>
                <w:rFonts w:ascii="Arial" w:hAnsi="Arial" w:cs="Arial"/>
                <w:sz w:val="28"/>
                <w:szCs w:val="28"/>
              </w:rPr>
              <w:br/>
              <w:t>Versioned guides, API references, milestones, errors and change logs for HIE-CM, UHI and NHCX. Public pages your team and your agent can read.</w:t>
            </w:r>
          </w:p>
        </w:tc>
        <w:tc>
          <w:tcPr>
            <w:tcW w:w="0" w:type="auto"/>
            <w:vAlign w:val="center"/>
            <w:hideMark/>
          </w:tcPr>
          <w:p w14:paraId="48CCE76C" w14:textId="77777777" w:rsidR="00A02E82" w:rsidRPr="00D9785B" w:rsidRDefault="00A02E82" w:rsidP="006E3384">
            <w:pPr>
              <w:rPr>
                <w:rFonts w:ascii="Arial" w:hAnsi="Arial" w:cs="Arial"/>
                <w:sz w:val="28"/>
                <w:szCs w:val="28"/>
              </w:rPr>
            </w:pPr>
            <w:r w:rsidRPr="00D9785B">
              <w:rPr>
                <w:rFonts w:ascii="Arial" w:hAnsi="Arial" w:cs="Arial"/>
                <w:b/>
                <w:bCs/>
                <w:sz w:val="28"/>
                <w:szCs w:val="28"/>
              </w:rPr>
              <w:t>ABDM Documentation</w:t>
            </w:r>
            <w:r w:rsidRPr="00D9785B">
              <w:rPr>
                <w:rFonts w:ascii="Arial" w:hAnsi="Arial" w:cs="Arial"/>
                <w:sz w:val="28"/>
                <w:szCs w:val="28"/>
              </w:rPr>
              <w:br/>
              <w:t>Access versioned guides, API references, milestone details, error information and change logs for HIE-CM, UHI and NHCX.</w:t>
            </w:r>
          </w:p>
        </w:tc>
      </w:tr>
      <w:tr w:rsidR="00A02E82" w:rsidRPr="00D9785B" w14:paraId="4EB47BC3" w14:textId="77777777" w:rsidTr="00C347AF">
        <w:tc>
          <w:tcPr>
            <w:tcW w:w="1218" w:type="pct"/>
            <w:vAlign w:val="center"/>
            <w:hideMark/>
          </w:tcPr>
          <w:p w14:paraId="0ADD1FE8" w14:textId="77777777" w:rsidR="00A02E82" w:rsidRPr="00D9785B" w:rsidRDefault="00A02E82" w:rsidP="006E3384">
            <w:pPr>
              <w:rPr>
                <w:rFonts w:ascii="Arial" w:hAnsi="Arial" w:cs="Arial"/>
                <w:sz w:val="28"/>
                <w:szCs w:val="28"/>
              </w:rPr>
            </w:pPr>
            <w:r w:rsidRPr="00D9785B">
              <w:rPr>
                <w:rFonts w:ascii="Arial" w:hAnsi="Arial" w:cs="Arial"/>
                <w:b/>
                <w:bCs/>
                <w:sz w:val="28"/>
                <w:szCs w:val="28"/>
              </w:rPr>
              <w:t>Developer resource 2 — Agent integration tools</w:t>
            </w:r>
          </w:p>
        </w:tc>
        <w:tc>
          <w:tcPr>
            <w:tcW w:w="1682" w:type="pct"/>
            <w:vAlign w:val="center"/>
            <w:hideMark/>
          </w:tcPr>
          <w:p w14:paraId="601DC971" w14:textId="77777777" w:rsidR="00A02E82" w:rsidRPr="00D9785B" w:rsidRDefault="00A02E82" w:rsidP="006E3384">
            <w:pPr>
              <w:rPr>
                <w:rFonts w:ascii="Arial" w:hAnsi="Arial" w:cs="Arial"/>
                <w:sz w:val="28"/>
                <w:szCs w:val="28"/>
              </w:rPr>
            </w:pPr>
            <w:r w:rsidRPr="00D9785B">
              <w:rPr>
                <w:rFonts w:ascii="Arial" w:hAnsi="Arial" w:cs="Arial"/>
                <w:b/>
                <w:bCs/>
                <w:sz w:val="28"/>
                <w:szCs w:val="28"/>
              </w:rPr>
              <w:t>Agent integration tools</w:t>
            </w:r>
            <w:r w:rsidRPr="00D9785B">
              <w:rPr>
                <w:rFonts w:ascii="Arial" w:hAnsi="Arial" w:cs="Arial"/>
                <w:sz w:val="28"/>
                <w:szCs w:val="28"/>
              </w:rPr>
              <w:br/>
              <w:t>Milestone skills, FHIR references and a Docs MCP server. Give the coding agent you already use the context it needs to help you build.</w:t>
            </w:r>
          </w:p>
        </w:tc>
        <w:tc>
          <w:tcPr>
            <w:tcW w:w="0" w:type="auto"/>
            <w:vAlign w:val="center"/>
            <w:hideMark/>
          </w:tcPr>
          <w:p w14:paraId="71C5DCCC" w14:textId="77777777" w:rsidR="00A02E82" w:rsidRPr="00D9785B" w:rsidRDefault="00A02E82" w:rsidP="006E3384">
            <w:pPr>
              <w:rPr>
                <w:rFonts w:ascii="Arial" w:hAnsi="Arial" w:cs="Arial"/>
                <w:sz w:val="28"/>
                <w:szCs w:val="28"/>
              </w:rPr>
            </w:pPr>
            <w:r w:rsidRPr="00D9785B">
              <w:rPr>
                <w:rFonts w:ascii="Arial" w:hAnsi="Arial" w:cs="Arial"/>
                <w:b/>
                <w:bCs/>
                <w:sz w:val="28"/>
                <w:szCs w:val="28"/>
              </w:rPr>
              <w:t>AI-assisted Integration Tools</w:t>
            </w:r>
            <w:r w:rsidRPr="00D9785B">
              <w:rPr>
                <w:rFonts w:ascii="Arial" w:hAnsi="Arial" w:cs="Arial"/>
                <w:sz w:val="28"/>
                <w:szCs w:val="28"/>
              </w:rPr>
              <w:br/>
              <w:t>Use milestone guidance, FHIR references and the documentation MCP server to provide the coding assistant with relevant ABDM integration information.</w:t>
            </w:r>
          </w:p>
        </w:tc>
      </w:tr>
      <w:tr w:rsidR="00A02E82" w:rsidRPr="00D9785B" w14:paraId="147153AC" w14:textId="77777777" w:rsidTr="00C347AF">
        <w:tc>
          <w:tcPr>
            <w:tcW w:w="1218" w:type="pct"/>
            <w:vAlign w:val="center"/>
            <w:hideMark/>
          </w:tcPr>
          <w:p w14:paraId="7CFCD934" w14:textId="77777777" w:rsidR="00A02E82" w:rsidRPr="00D9785B" w:rsidRDefault="00A02E82" w:rsidP="006E3384">
            <w:pPr>
              <w:rPr>
                <w:rFonts w:ascii="Arial" w:hAnsi="Arial" w:cs="Arial"/>
                <w:sz w:val="28"/>
                <w:szCs w:val="28"/>
              </w:rPr>
            </w:pPr>
            <w:r w:rsidRPr="00D9785B">
              <w:rPr>
                <w:rFonts w:ascii="Arial" w:hAnsi="Arial" w:cs="Arial"/>
                <w:b/>
                <w:bCs/>
                <w:sz w:val="28"/>
                <w:szCs w:val="28"/>
              </w:rPr>
              <w:t>Developer resource 3 — NHCX</w:t>
            </w:r>
          </w:p>
        </w:tc>
        <w:tc>
          <w:tcPr>
            <w:tcW w:w="1682" w:type="pct"/>
            <w:vAlign w:val="center"/>
            <w:hideMark/>
          </w:tcPr>
          <w:p w14:paraId="0B259947" w14:textId="77777777" w:rsidR="00A02E82" w:rsidRPr="00D9785B" w:rsidRDefault="00A02E82" w:rsidP="006E3384">
            <w:pPr>
              <w:rPr>
                <w:rFonts w:ascii="Arial" w:hAnsi="Arial" w:cs="Arial"/>
                <w:sz w:val="28"/>
                <w:szCs w:val="28"/>
              </w:rPr>
            </w:pPr>
            <w:r w:rsidRPr="00D9785B">
              <w:rPr>
                <w:rFonts w:ascii="Arial" w:hAnsi="Arial" w:cs="Arial"/>
                <w:b/>
                <w:bCs/>
                <w:sz w:val="28"/>
                <w:szCs w:val="28"/>
              </w:rPr>
              <w:t>NHCX</w:t>
            </w:r>
            <w:r w:rsidRPr="00D9785B">
              <w:rPr>
                <w:rFonts w:ascii="Arial" w:hAnsi="Arial" w:cs="Arial"/>
                <w:sz w:val="28"/>
                <w:szCs w:val="28"/>
              </w:rPr>
              <w:br/>
              <w:t xml:space="preserve">A connected flow for health claims. </w:t>
            </w:r>
            <w:r w:rsidRPr="00D9785B">
              <w:rPr>
                <w:rFonts w:ascii="Arial" w:hAnsi="Arial" w:cs="Arial"/>
                <w:sz w:val="28"/>
                <w:szCs w:val="28"/>
              </w:rPr>
              <w:lastRenderedPageBreak/>
              <w:t>Explore how payers, third-party administrators and providers exchange claims over the National Health Claims Exchange.</w:t>
            </w:r>
          </w:p>
        </w:tc>
        <w:tc>
          <w:tcPr>
            <w:tcW w:w="0" w:type="auto"/>
            <w:vAlign w:val="center"/>
            <w:hideMark/>
          </w:tcPr>
          <w:p w14:paraId="3C75F629"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National Health Claims Exchange</w:t>
            </w:r>
            <w:r w:rsidRPr="00D9785B">
              <w:rPr>
                <w:rFonts w:ascii="Arial" w:hAnsi="Arial" w:cs="Arial"/>
                <w:sz w:val="28"/>
                <w:szCs w:val="28"/>
              </w:rPr>
              <w:br/>
              <w:t xml:space="preserve">Understand how payers, third-party </w:t>
            </w:r>
            <w:r w:rsidRPr="00D9785B">
              <w:rPr>
                <w:rFonts w:ascii="Arial" w:hAnsi="Arial" w:cs="Arial"/>
                <w:sz w:val="28"/>
                <w:szCs w:val="28"/>
              </w:rPr>
              <w:lastRenderedPageBreak/>
              <w:t>administrators and healthcare providers exchange health insurance claims through NHCX.</w:t>
            </w:r>
          </w:p>
        </w:tc>
      </w:tr>
      <w:tr w:rsidR="00A02E82" w:rsidRPr="00D9785B" w14:paraId="60AADC88" w14:textId="77777777" w:rsidTr="00C347AF">
        <w:tc>
          <w:tcPr>
            <w:tcW w:w="1218" w:type="pct"/>
            <w:vAlign w:val="center"/>
            <w:hideMark/>
          </w:tcPr>
          <w:p w14:paraId="5AA3999E"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Developer resource 4 — CARE reference environment</w:t>
            </w:r>
          </w:p>
        </w:tc>
        <w:tc>
          <w:tcPr>
            <w:tcW w:w="1682" w:type="pct"/>
            <w:vAlign w:val="center"/>
            <w:hideMark/>
          </w:tcPr>
          <w:p w14:paraId="51491BB6" w14:textId="77777777" w:rsidR="00A02E82" w:rsidRPr="00D9785B" w:rsidRDefault="00A02E82" w:rsidP="006E3384">
            <w:pPr>
              <w:rPr>
                <w:rFonts w:ascii="Arial" w:hAnsi="Arial" w:cs="Arial"/>
                <w:sz w:val="28"/>
                <w:szCs w:val="28"/>
              </w:rPr>
            </w:pPr>
            <w:r w:rsidRPr="00D9785B">
              <w:rPr>
                <w:rFonts w:ascii="Arial" w:hAnsi="Arial" w:cs="Arial"/>
                <w:b/>
                <w:bCs/>
                <w:sz w:val="28"/>
                <w:szCs w:val="28"/>
              </w:rPr>
              <w:t>CARE reference environment</w:t>
            </w:r>
            <w:r w:rsidRPr="00D9785B">
              <w:rPr>
                <w:rFonts w:ascii="Arial" w:hAnsi="Arial" w:cs="Arial"/>
                <w:sz w:val="28"/>
                <w:szCs w:val="28"/>
              </w:rPr>
              <w:br/>
              <w:t>A planned reference environment for exploring ABDM flows. Follow the open-source work and its progress on GitHub.</w:t>
            </w:r>
          </w:p>
        </w:tc>
        <w:tc>
          <w:tcPr>
            <w:tcW w:w="0" w:type="auto"/>
            <w:vAlign w:val="center"/>
            <w:hideMark/>
          </w:tcPr>
          <w:p w14:paraId="7CB902BC" w14:textId="77777777" w:rsidR="00A02E82" w:rsidRPr="00D9785B" w:rsidRDefault="00A02E82" w:rsidP="006E3384">
            <w:pPr>
              <w:rPr>
                <w:rFonts w:ascii="Arial" w:hAnsi="Arial" w:cs="Arial"/>
                <w:sz w:val="28"/>
                <w:szCs w:val="28"/>
              </w:rPr>
            </w:pPr>
            <w:r w:rsidRPr="00D9785B">
              <w:rPr>
                <w:rFonts w:ascii="Arial" w:hAnsi="Arial" w:cs="Arial"/>
                <w:b/>
                <w:bCs/>
                <w:sz w:val="28"/>
                <w:szCs w:val="28"/>
              </w:rPr>
              <w:t>CARE Reference Environment</w:t>
            </w:r>
            <w:r w:rsidRPr="00D9785B">
              <w:rPr>
                <w:rFonts w:ascii="Arial" w:hAnsi="Arial" w:cs="Arial"/>
                <w:sz w:val="28"/>
                <w:szCs w:val="28"/>
              </w:rPr>
              <w:br/>
              <w:t>Explore planned reference workflows for ABDM integration and follow the progress of the open-source project.</w:t>
            </w:r>
          </w:p>
        </w:tc>
      </w:tr>
      <w:tr w:rsidR="00A02E82" w:rsidRPr="00D9785B" w14:paraId="73A0B986" w14:textId="77777777" w:rsidTr="00C347AF">
        <w:tc>
          <w:tcPr>
            <w:tcW w:w="1218" w:type="pct"/>
            <w:vAlign w:val="center"/>
            <w:hideMark/>
          </w:tcPr>
          <w:p w14:paraId="15DB3F86" w14:textId="77777777" w:rsidR="00A02E82" w:rsidRPr="00D9785B" w:rsidRDefault="00A02E82" w:rsidP="006E3384">
            <w:pPr>
              <w:rPr>
                <w:rFonts w:ascii="Arial" w:hAnsi="Arial" w:cs="Arial"/>
                <w:sz w:val="28"/>
                <w:szCs w:val="28"/>
              </w:rPr>
            </w:pPr>
            <w:r w:rsidRPr="00D9785B">
              <w:rPr>
                <w:rFonts w:ascii="Arial" w:hAnsi="Arial" w:cs="Arial"/>
                <w:b/>
                <w:bCs/>
                <w:sz w:val="28"/>
                <w:szCs w:val="28"/>
              </w:rPr>
              <w:t>Final call-to-action — heading</w:t>
            </w:r>
          </w:p>
        </w:tc>
        <w:tc>
          <w:tcPr>
            <w:tcW w:w="1682" w:type="pct"/>
            <w:vAlign w:val="center"/>
            <w:hideMark/>
          </w:tcPr>
          <w:p w14:paraId="1720C3A9" w14:textId="77777777" w:rsidR="00A02E82" w:rsidRPr="00D9785B" w:rsidRDefault="00A02E82" w:rsidP="006E3384">
            <w:pPr>
              <w:rPr>
                <w:rFonts w:ascii="Arial" w:hAnsi="Arial" w:cs="Arial"/>
                <w:sz w:val="28"/>
                <w:szCs w:val="28"/>
              </w:rPr>
            </w:pPr>
            <w:r w:rsidRPr="00D9785B">
              <w:rPr>
                <w:rFonts w:ascii="Arial" w:hAnsi="Arial" w:cs="Arial"/>
                <w:b/>
                <w:bCs/>
                <w:sz w:val="28"/>
                <w:szCs w:val="28"/>
              </w:rPr>
              <w:t>Final call-to-action</w:t>
            </w:r>
            <w:r w:rsidRPr="00D9785B">
              <w:rPr>
                <w:rFonts w:ascii="Arial" w:hAnsi="Arial" w:cs="Arial"/>
                <w:sz w:val="28"/>
                <w:szCs w:val="28"/>
              </w:rPr>
              <w:br/>
              <w:t>Your next build starts here / Create your sandbox account.</w:t>
            </w:r>
          </w:p>
        </w:tc>
        <w:tc>
          <w:tcPr>
            <w:tcW w:w="0" w:type="auto"/>
            <w:vAlign w:val="center"/>
            <w:hideMark/>
          </w:tcPr>
          <w:p w14:paraId="5EFEE4E9" w14:textId="77777777" w:rsidR="00A02E82" w:rsidRPr="00D9785B" w:rsidRDefault="00A02E82" w:rsidP="006E3384">
            <w:pPr>
              <w:rPr>
                <w:rFonts w:ascii="Arial" w:hAnsi="Arial" w:cs="Arial"/>
                <w:sz w:val="28"/>
                <w:szCs w:val="28"/>
              </w:rPr>
            </w:pPr>
            <w:r w:rsidRPr="00D9785B">
              <w:rPr>
                <w:rFonts w:ascii="Arial" w:hAnsi="Arial" w:cs="Arial"/>
                <w:b/>
                <w:bCs/>
                <w:sz w:val="28"/>
                <w:szCs w:val="28"/>
              </w:rPr>
              <w:t>Apply for ABDM Sandbox Integration</w:t>
            </w:r>
          </w:p>
        </w:tc>
      </w:tr>
      <w:tr w:rsidR="00A02E82" w:rsidRPr="00D9785B" w14:paraId="6AA6FB6B" w14:textId="77777777" w:rsidTr="00C347AF">
        <w:tc>
          <w:tcPr>
            <w:tcW w:w="1218" w:type="pct"/>
            <w:vAlign w:val="center"/>
            <w:hideMark/>
          </w:tcPr>
          <w:p w14:paraId="77FA45AF" w14:textId="77777777" w:rsidR="00A02E82" w:rsidRPr="00D9785B" w:rsidRDefault="00A02E82" w:rsidP="006E3384">
            <w:pPr>
              <w:rPr>
                <w:rFonts w:ascii="Arial" w:hAnsi="Arial" w:cs="Arial"/>
                <w:sz w:val="28"/>
                <w:szCs w:val="28"/>
              </w:rPr>
            </w:pPr>
            <w:r w:rsidRPr="00D9785B">
              <w:rPr>
                <w:rFonts w:ascii="Arial" w:hAnsi="Arial" w:cs="Arial"/>
                <w:b/>
                <w:bCs/>
                <w:sz w:val="28"/>
                <w:szCs w:val="28"/>
              </w:rPr>
              <w:t>Final call-to-action — description</w:t>
            </w:r>
          </w:p>
        </w:tc>
        <w:tc>
          <w:tcPr>
            <w:tcW w:w="1682" w:type="pct"/>
            <w:vAlign w:val="center"/>
            <w:hideMark/>
          </w:tcPr>
          <w:p w14:paraId="57503C17" w14:textId="77777777" w:rsidR="00A02E82" w:rsidRPr="00D9785B" w:rsidRDefault="00A02E82" w:rsidP="006E3384">
            <w:pPr>
              <w:rPr>
                <w:rFonts w:ascii="Arial" w:hAnsi="Arial" w:cs="Arial"/>
                <w:sz w:val="28"/>
                <w:szCs w:val="28"/>
              </w:rPr>
            </w:pPr>
            <w:r w:rsidRPr="00D9785B">
              <w:rPr>
                <w:rFonts w:ascii="Arial" w:hAnsi="Arial" w:cs="Arial"/>
                <w:b/>
                <w:bCs/>
                <w:sz w:val="28"/>
                <w:szCs w:val="28"/>
              </w:rPr>
              <w:t>Description</w:t>
            </w:r>
            <w:r w:rsidRPr="00D9785B">
              <w:rPr>
                <w:rFonts w:ascii="Arial" w:hAnsi="Arial" w:cs="Arial"/>
                <w:sz w:val="28"/>
                <w:szCs w:val="28"/>
              </w:rPr>
              <w:br/>
              <w:t>Bring your team, register your organisation and take the first step towards connecting your product to India’s health data network.</w:t>
            </w:r>
          </w:p>
        </w:tc>
        <w:tc>
          <w:tcPr>
            <w:tcW w:w="0" w:type="auto"/>
            <w:vAlign w:val="center"/>
            <w:hideMark/>
          </w:tcPr>
          <w:p w14:paraId="3C1E1F63" w14:textId="77777777" w:rsidR="00A02E82" w:rsidRPr="00D9785B" w:rsidRDefault="00A02E82" w:rsidP="006E3384">
            <w:pPr>
              <w:rPr>
                <w:rFonts w:ascii="Arial" w:hAnsi="Arial" w:cs="Arial"/>
                <w:sz w:val="28"/>
                <w:szCs w:val="28"/>
              </w:rPr>
            </w:pPr>
            <w:r w:rsidRPr="00D9785B">
              <w:rPr>
                <w:rFonts w:ascii="Arial" w:hAnsi="Arial" w:cs="Arial"/>
                <w:sz w:val="28"/>
                <w:szCs w:val="28"/>
              </w:rPr>
              <w:t>Eligible entities may apply for access to the ABDM Sandbox to integrate and test their software with ABDM APIs. Provide the required organisation, product and contact details and select the applicable integration category while submitting the request.</w:t>
            </w:r>
          </w:p>
        </w:tc>
      </w:tr>
      <w:tr w:rsidR="00A02E82" w:rsidRPr="00D9785B" w14:paraId="69522A4F" w14:textId="77777777" w:rsidTr="00C347AF">
        <w:tc>
          <w:tcPr>
            <w:tcW w:w="1218" w:type="pct"/>
            <w:vAlign w:val="center"/>
            <w:hideMark/>
          </w:tcPr>
          <w:p w14:paraId="23082BA3" w14:textId="77777777" w:rsidR="00A02E82" w:rsidRPr="00D9785B" w:rsidRDefault="00A02E82" w:rsidP="006E3384">
            <w:pPr>
              <w:rPr>
                <w:rFonts w:ascii="Arial" w:hAnsi="Arial" w:cs="Arial"/>
                <w:sz w:val="28"/>
                <w:szCs w:val="28"/>
              </w:rPr>
            </w:pPr>
            <w:r w:rsidRPr="00D9785B">
              <w:rPr>
                <w:rFonts w:ascii="Arial" w:hAnsi="Arial" w:cs="Arial"/>
                <w:b/>
                <w:bCs/>
                <w:sz w:val="28"/>
                <w:szCs w:val="28"/>
              </w:rPr>
              <w:lastRenderedPageBreak/>
              <w:t>Final call-to-action — buttons</w:t>
            </w:r>
          </w:p>
        </w:tc>
        <w:tc>
          <w:tcPr>
            <w:tcW w:w="1682" w:type="pct"/>
            <w:vAlign w:val="center"/>
            <w:hideMark/>
          </w:tcPr>
          <w:p w14:paraId="0B7ED80C" w14:textId="77777777" w:rsidR="00A02E82" w:rsidRPr="00D9785B" w:rsidRDefault="00A02E82" w:rsidP="006E3384">
            <w:pPr>
              <w:rPr>
                <w:rFonts w:ascii="Arial" w:hAnsi="Arial" w:cs="Arial"/>
                <w:sz w:val="28"/>
                <w:szCs w:val="28"/>
              </w:rPr>
            </w:pPr>
            <w:r w:rsidRPr="00D9785B">
              <w:rPr>
                <w:rFonts w:ascii="Arial" w:hAnsi="Arial" w:cs="Arial"/>
                <w:b/>
                <w:bCs/>
                <w:sz w:val="28"/>
                <w:szCs w:val="28"/>
              </w:rPr>
              <w:t>Buttons</w:t>
            </w:r>
            <w:r w:rsidRPr="00D9785B">
              <w:rPr>
                <w:rFonts w:ascii="Arial" w:hAnsi="Arial" w:cs="Arial"/>
                <w:sz w:val="28"/>
                <w:szCs w:val="28"/>
              </w:rPr>
              <w:br/>
              <w:t>Create sandbox account; Read the quickstart.</w:t>
            </w:r>
          </w:p>
        </w:tc>
        <w:tc>
          <w:tcPr>
            <w:tcW w:w="0" w:type="auto"/>
            <w:vAlign w:val="center"/>
            <w:hideMark/>
          </w:tcPr>
          <w:p w14:paraId="1C32F0F2" w14:textId="77777777" w:rsidR="00A02E82" w:rsidRPr="00D9785B" w:rsidRDefault="00A02E82" w:rsidP="006E3384">
            <w:pPr>
              <w:rPr>
                <w:rFonts w:ascii="Arial" w:hAnsi="Arial" w:cs="Arial"/>
                <w:sz w:val="28"/>
                <w:szCs w:val="28"/>
              </w:rPr>
            </w:pPr>
            <w:r w:rsidRPr="00D9785B">
              <w:rPr>
                <w:rFonts w:ascii="Arial" w:hAnsi="Arial" w:cs="Arial"/>
                <w:b/>
                <w:bCs/>
                <w:sz w:val="28"/>
                <w:szCs w:val="28"/>
              </w:rPr>
              <w:t>Apply for Sandbox Integration</w:t>
            </w:r>
            <w:r w:rsidRPr="00D9785B">
              <w:rPr>
                <w:rFonts w:ascii="Arial" w:hAnsi="Arial" w:cs="Arial"/>
                <w:sz w:val="28"/>
                <w:szCs w:val="28"/>
              </w:rPr>
              <w:br/>
            </w:r>
            <w:r w:rsidRPr="00D9785B">
              <w:rPr>
                <w:rFonts w:ascii="Arial" w:hAnsi="Arial" w:cs="Arial"/>
                <w:b/>
                <w:bCs/>
                <w:sz w:val="28"/>
                <w:szCs w:val="28"/>
              </w:rPr>
              <w:t>Read Getting Started Guide</w:t>
            </w:r>
          </w:p>
        </w:tc>
      </w:tr>
    </w:tbl>
    <w:p w14:paraId="653147D0" w14:textId="4B97CC7D" w:rsidR="00DF0687" w:rsidRPr="00D9785B" w:rsidRDefault="00DF0687" w:rsidP="00A768C3">
      <w:pPr>
        <w:rPr>
          <w:rFonts w:ascii="Arial" w:hAnsi="Arial" w:cs="Arial"/>
          <w:sz w:val="28"/>
          <w:szCs w:val="28"/>
        </w:rPr>
      </w:pPr>
    </w:p>
    <w:p w14:paraId="198CAE7B" w14:textId="77777777" w:rsidR="00DF0687" w:rsidRPr="00D9785B" w:rsidRDefault="00DF0687">
      <w:pPr>
        <w:rPr>
          <w:rFonts w:ascii="Arial" w:hAnsi="Arial" w:cs="Arial"/>
          <w:sz w:val="28"/>
          <w:szCs w:val="28"/>
        </w:rPr>
      </w:pPr>
      <w:r w:rsidRPr="00D9785B">
        <w:rPr>
          <w:rFonts w:ascii="Arial" w:hAnsi="Arial" w:cs="Arial"/>
          <w:sz w:val="28"/>
          <w:szCs w:val="28"/>
        </w:rPr>
        <w:br w:type="page"/>
      </w:r>
    </w:p>
    <w:p w14:paraId="450E5AB5" w14:textId="52B81719" w:rsidR="00DF0687" w:rsidRPr="00D9785B" w:rsidRDefault="00DF0687" w:rsidP="00DF0687">
      <w:pPr>
        <w:pStyle w:val="Heading1"/>
        <w:jc w:val="both"/>
        <w:rPr>
          <w:rFonts w:ascii="Arial" w:hAnsi="Arial" w:cs="Arial"/>
        </w:rPr>
      </w:pPr>
      <w:r w:rsidRPr="00D9785B">
        <w:rPr>
          <w:rFonts w:ascii="Arial" w:hAnsi="Arial" w:cs="Arial"/>
        </w:rPr>
        <w:lastRenderedPageBreak/>
        <w:t>ABDM Glossary</w:t>
      </w:r>
      <w:r w:rsidR="00C51B7A" w:rsidRPr="00D9785B">
        <w:rPr>
          <w:rFonts w:ascii="Arial" w:hAnsi="Arial" w:cs="Arial"/>
        </w:rPr>
        <w:t xml:space="preserve"> </w:t>
      </w:r>
    </w:p>
    <w:p w14:paraId="52BAAA2B" w14:textId="1CA04F3D" w:rsidR="00DF0687" w:rsidRPr="00D9785B" w:rsidRDefault="00003F48" w:rsidP="00003F48">
      <w:pPr>
        <w:rPr>
          <w:rFonts w:ascii="Arial" w:hAnsi="Arial" w:cs="Arial"/>
          <w:sz w:val="28"/>
          <w:szCs w:val="28"/>
        </w:rPr>
      </w:pPr>
      <w:hyperlink r:id="rId26" w:history="1">
        <w:r w:rsidRPr="00D9785B">
          <w:rPr>
            <w:rStyle w:val="Hyperlink"/>
            <w:rFonts w:ascii="Arial" w:hAnsi="Arial" w:cs="Arial"/>
            <w:sz w:val="28"/>
            <w:szCs w:val="28"/>
          </w:rPr>
          <w:t>https://abdm-docs.dev.eka.care/docs/hiecm/v3/getting-started/glossary</w:t>
        </w:r>
      </w:hyperlink>
      <w:r w:rsidRPr="00D9785B">
        <w:rPr>
          <w:rFonts w:ascii="Arial" w:hAnsi="Arial" w:cs="Arial"/>
          <w:sz w:val="28"/>
          <w:szCs w:val="28"/>
        </w:rPr>
        <w:br/>
      </w:r>
      <w:r w:rsidRPr="00D9785B">
        <w:rPr>
          <w:rFonts w:ascii="Arial" w:hAnsi="Arial" w:cs="Arial"/>
          <w:sz w:val="28"/>
          <w:szCs w:val="28"/>
        </w:rPr>
        <w:br/>
      </w:r>
      <w:r w:rsidR="00DF0687" w:rsidRPr="00D9785B">
        <w:rPr>
          <w:rFonts w:ascii="Arial" w:hAnsi="Arial" w:cs="Arial"/>
          <w:sz w:val="28"/>
          <w:szCs w:val="28"/>
        </w:rPr>
        <w:t>The following terms are defined in accordance with the official terminology used by the Ayushman Bharat Digital Mission (ABDM) and the National Health Authority (NHA).</w:t>
      </w:r>
    </w:p>
    <w:p w14:paraId="5E1F1A59"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ABDM</w:t>
      </w:r>
    </w:p>
    <w:p w14:paraId="6A42A34B"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The Ayushman Bharat Digital Mission (ABDM) is a Government of India initiative that aims to develop an integrated, citizen-centric digital health ecosystem. It establishes common standards and core digital building blocks to enable secure and interoperable exchange of health information among participating stakeholders.</w:t>
      </w:r>
    </w:p>
    <w:p w14:paraId="197F61B8"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ABHA</w:t>
      </w:r>
    </w:p>
    <w:p w14:paraId="46D491C8"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Ayushman Bharat Health Account (ABHA) is the account used by an individual to participate in India’s digital health ecosystem. It includes an ABHA Number for unique identification and may be linked to an ABHA Address for consent-based access and sharing of digital health records.</w:t>
      </w:r>
    </w:p>
    <w:p w14:paraId="63E97980"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ABHA address</w:t>
      </w:r>
    </w:p>
    <w:p w14:paraId="0EE70728"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 xml:space="preserve">An ABHA Address is a unique, self-declared username that enables an individual to link, access and share health records digitally with appropriate consent. </w:t>
      </w:r>
    </w:p>
    <w:p w14:paraId="500A5356"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ABHA number</w:t>
      </w:r>
    </w:p>
    <w:p w14:paraId="372BE0DC"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An ABHA Number is a unique 14-digit number that identifies an individual as a participant in India’s digital health ecosystem. It provides a trusted identity that may be used across participating healthcare providers and payers. Creation and use of an ABHA Number are voluntary.</w:t>
      </w:r>
    </w:p>
    <w:p w14:paraId="295E30DD"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lastRenderedPageBreak/>
        <w:t>FHIR</w:t>
      </w:r>
    </w:p>
    <w:p w14:paraId="1D855911"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Fast Healthcare Interoperability Resources (FHIR) is a standard developed by Health Level Seven International (HL7) for the electronic exchange of healthcare information. ABDM adopts applicable FHIR R4 profiles published by the National Resource Centre for EHR Standards (NRCeS) to support interoperable health-data exchange.</w:t>
      </w:r>
    </w:p>
    <w:p w14:paraId="1FB69F4B"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Gateway</w:t>
      </w:r>
    </w:p>
    <w:p w14:paraId="3C09C9FA"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The ABDM Gateway enables secure routing and exchange of information among participating systems in the ABDM ecosystem. Integrators communicate through approved ABDM interfaces and implement the callback endpoints and authentication mechanisms specified in the applicable technical documentation.</w:t>
      </w:r>
    </w:p>
    <w:p w14:paraId="5E964B78"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Health Tech Committee</w:t>
      </w:r>
    </w:p>
    <w:p w14:paraId="46DA17A8"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The Health Technology Committee (HTC) reviews eligible integrations as part of the ABDM sandbox exit and production onboarding process. The review is undertaken after completion of the applicable functional, security and documentation requirements prescribed by NHA.</w:t>
      </w:r>
    </w:p>
    <w:p w14:paraId="37CA5270"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HFR</w:t>
      </w:r>
    </w:p>
    <w:p w14:paraId="67C95453"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The Health Facility Registry (HFR) is a comprehensive repository of public and private health facilities in India across different systems of medicine. Registered facilities receive a unique Facility ID and may access applicable digital services within the ABDM ecosystem.</w:t>
      </w:r>
    </w:p>
    <w:p w14:paraId="31B4D27D"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HIE-CM</w:t>
      </w:r>
    </w:p>
    <w:p w14:paraId="00FBD331"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 xml:space="preserve">The Health Information Exchange and Consent Manager (HIE-CM) is a gateway  under ABDM that manages consent relating to an individual’s personal health data and supports the secure, consent-based exchange of interoperable health information among ecosystem participants. </w:t>
      </w:r>
    </w:p>
    <w:p w14:paraId="57E1A0BE"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lastRenderedPageBreak/>
        <w:t>HPID</w:t>
      </w:r>
    </w:p>
    <w:p w14:paraId="05E07DBB"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 xml:space="preserve">Healthcare Professional ID (HPID) refers to the unique identifier assigned to an eligible healthcare professional upon successful registration and verification in the Healthcare Professionals Registry. </w:t>
      </w:r>
    </w:p>
    <w:p w14:paraId="104432AC"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HPR</w:t>
      </w:r>
    </w:p>
    <w:p w14:paraId="2358ABC1"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The Healthcare Professionals Registry (HPR) is a comprehensive repository of healthcare professionals across recognised systems of medicine and professional categories. Registration enables verified professionals to participate in the ABDM ecosystem and access applicable digital services.</w:t>
      </w:r>
    </w:p>
    <w:p w14:paraId="1BC1D897"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NHA</w:t>
      </w:r>
    </w:p>
    <w:p w14:paraId="769EEBA6"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The National Health Authority (NHA), under the Ministry of Health and Family Welfare, Government of India, is responsible for the implementation of ABDM &amp; PMJAY and the management of its foundational digital health building blocks, policies and standards.</w:t>
      </w:r>
    </w:p>
    <w:p w14:paraId="49C3347E"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NHCX</w:t>
      </w:r>
    </w:p>
    <w:p w14:paraId="60C1A2E8"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The National Health Claims Exchange (NHCX) is a digital gateway under ABDM that supports standardised and interoperable exchange of health-insurance claims information among payers, providers and other authorised participants.</w:t>
      </w:r>
    </w:p>
    <w:p w14:paraId="7F939603"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PHR</w:t>
      </w:r>
    </w:p>
    <w:p w14:paraId="5BEEFB55"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 Personal Health Record (PHR) application enables an individual to discover, link, view and manage personal health records and to provide or withdraw consent for sharing those records through the ABDM ecosystem.</w:t>
      </w:r>
    </w:p>
    <w:p w14:paraId="7A2CCAA9"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Sandbox</w:t>
      </w:r>
    </w:p>
    <w:p w14:paraId="2367ACFB"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lastRenderedPageBreak/>
        <w:t>The ABDM Sandbox is a controlled test environment that enables health-technology companies and other eligible entities to integrate their software with ABDM building blocks, test applicable use cases and demonstrate compliance before seeking production access.</w:t>
      </w:r>
    </w:p>
    <w:p w14:paraId="5B63EF20"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UHI</w:t>
      </w:r>
    </w:p>
    <w:p w14:paraId="23D98594"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The Unified Health Interface (UHI) is an open network for digital health-service discovery and delivery. It enables participating applications and providers to interact through standard protocols for services such as appointment discovery and booking and other supported digital health use cases.</w:t>
      </w:r>
    </w:p>
    <w:p w14:paraId="6AE64845"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WASA</w:t>
      </w:r>
    </w:p>
    <w:p w14:paraId="185D2819"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Web Application Security Assessment (WASA) is a security assessment performed by a CERT-In-empanelled auditor on the relevant application environment. The assessment supports issuance of the required security documentation for production onboarding under ABDM.</w:t>
      </w:r>
    </w:p>
    <w:p w14:paraId="204C9647" w14:textId="77777777" w:rsidR="00DF0687" w:rsidRPr="00D9785B" w:rsidRDefault="00DF0687" w:rsidP="00DF0687">
      <w:pPr>
        <w:jc w:val="both"/>
        <w:rPr>
          <w:rFonts w:ascii="Arial" w:hAnsi="Arial" w:cs="Arial"/>
          <w:sz w:val="28"/>
          <w:szCs w:val="28"/>
        </w:rPr>
      </w:pPr>
    </w:p>
    <w:p w14:paraId="5EAAC26C" w14:textId="48D7F7DC"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HIE-CM and Integration Terms</w:t>
      </w:r>
    </w:p>
    <w:p w14:paraId="57F19BCC"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These terms describe the principal roles, consent objects and integration concepts used within the ABDM HIE-CM framework.</w:t>
      </w:r>
    </w:p>
    <w:p w14:paraId="6AF2D6E5"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Bridge</w:t>
      </w:r>
    </w:p>
    <w:p w14:paraId="012AFDB7"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 bridge is the registered integration endpoint through which a participating system exchanges callback-based messages with the ABDM Gateway. The endpoint must be configured and secured in accordance with the applicable sandbox and API specifications.</w:t>
      </w:r>
    </w:p>
    <w:p w14:paraId="695405F5"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Care context</w:t>
      </w:r>
    </w:p>
    <w:p w14:paraId="577575D9"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lastRenderedPageBreak/>
        <w:t>A care context is a logical grouping of an individual’s health records maintained by a Health Information Provider. It is represented through a reference number and a display name and is linked to the individual’s ABHA Address with appropriate authentication or consent, as applicable.</w:t>
      </w:r>
    </w:p>
    <w:p w14:paraId="678B147C" w14:textId="77777777" w:rsidR="00DF0687" w:rsidRPr="00D9785B" w:rsidRDefault="00DF0687" w:rsidP="00DF0687">
      <w:pPr>
        <w:jc w:val="both"/>
        <w:rPr>
          <w:rFonts w:ascii="Arial" w:hAnsi="Arial" w:cs="Arial"/>
          <w:sz w:val="28"/>
          <w:szCs w:val="28"/>
        </w:rPr>
      </w:pPr>
    </w:p>
    <w:p w14:paraId="5D9DD43A"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Consent artefact</w:t>
      </w:r>
    </w:p>
    <w:p w14:paraId="0AE3A697"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 consent artefact is the machine-readable record of consent granted by an individual for access to specified health information. It contains the authorised purpose, health-information types, data range, frequency, expiry and participating entities, as applicable.</w:t>
      </w:r>
    </w:p>
    <w:p w14:paraId="5A7AA973"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Consent manager</w:t>
      </w:r>
    </w:p>
    <w:p w14:paraId="2EC37C44"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 Consent Manager enables an individual to manage consent for the collection, use and sharing of personal health information. Within ABDM, the HIE-CM framework supports consent management and consent-based exchange of health records among authorised participants.</w:t>
      </w:r>
    </w:p>
    <w:p w14:paraId="1C830E3A"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Discovery</w:t>
      </w:r>
    </w:p>
    <w:p w14:paraId="6AC59285"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Discovery is the process through which an individual’s PHR application requests a participating Health Information Provider to identify available care contexts associated with that individual. The provider performs matching using the identifiers supplied through the prescribed workflow and returns eligible care-context metadata without disclosing clinical content.</w:t>
      </w:r>
    </w:p>
    <w:p w14:paraId="3892F526"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ECDH</w:t>
      </w:r>
    </w:p>
    <w:p w14:paraId="78D37DF4"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lastRenderedPageBreak/>
        <w:t>Elliptic Curve Diffie-Hellman (ECDH) is a cryptographic key-agreement method used in the secure exchange of health information. Its implementation must conform to the encryption, key-management and payload specifications prescribed in the applicable ABDM technical documentation.</w:t>
      </w:r>
    </w:p>
    <w:p w14:paraId="649400F6"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EMR, EHR</w:t>
      </w:r>
    </w:p>
    <w:p w14:paraId="1CF5B902"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An Electronic Medical Record (EMR) is a digital record of care maintained within a healthcare organisation, while an Electronic Health Record (EHR) is designed to support a broader, longitudinal view of an individual’s health information across care settings. ABDM enables interoperable, consent-based exchange of such records while the source records remain with the responsible data custodian.</w:t>
      </w:r>
    </w:p>
    <w:p w14:paraId="19C73AD3"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HI type</w:t>
      </w:r>
    </w:p>
    <w:p w14:paraId="0B2873DE"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Health Information (HI) Type denotes the category of health record covered by a consent or data-exchange request. Supported values are specified in the current ABDM API and FHIR implementation documentation and may include prescriptions, diagnostic reports, outpatient consultations, discharge summaries, immunisation records, health documents and wellness records.</w:t>
      </w:r>
    </w:p>
    <w:p w14:paraId="29F1BC81"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HIP</w:t>
      </w:r>
    </w:p>
    <w:p w14:paraId="39D964D3"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 Health Information Provider (HIP) is an entity that creates or holds an individual’s health information and makes it available for consent-based exchange through ABDM. A HIP supports discovery and linking of care contexts and shares health information only in accordance with a valid consent artefact and the applicable technical requirements.</w:t>
      </w:r>
    </w:p>
    <w:p w14:paraId="63FDC2D3"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HIU</w:t>
      </w:r>
    </w:p>
    <w:p w14:paraId="19280022"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lastRenderedPageBreak/>
        <w:t>A Health Information User (HIU) is an authorised entity that requests and uses an individual’s health information for a specified purpose. An HIU may access health information only after the individual grants valid consent and the request satisfies the applicable policy and technical requirements.</w:t>
      </w:r>
    </w:p>
    <w:p w14:paraId="2E99C5E9"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HMIS, HIS, HIMS</w:t>
      </w:r>
    </w:p>
    <w:p w14:paraId="5C4A3FE7"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Hospital Management Information System (HMIS), Hospital Information System (HIS) and Hospital Information Management System (HIMS) are terms commonly used for software that supports a healthcare facility’s administrative, operational and clinical workflows. Such systems may integrate with ABDM to perform applicable HIP, HIU, ABHA and registry-related functions.</w:t>
      </w:r>
    </w:p>
    <w:p w14:paraId="27826CF7"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HRP</w:t>
      </w:r>
    </w:p>
    <w:p w14:paraId="519B16B9"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 Health Repository Provider (HRP) is an entity responsible for storing or maintaining health information on behalf of a healthcare provider or another authorised participant. Where applicable, an HRP may also perform the HIP function for consent-based exchange of records.</w:t>
      </w:r>
    </w:p>
    <w:p w14:paraId="45C38CA0"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IMS</w:t>
      </w:r>
    </w:p>
    <w:p w14:paraId="79F6B2A9"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An Information Management System (IMS) is a digital solution used by a healthcare facility or service provider to manage relevant administrative, operational or clinical information. Depending on its use case, an IMS may integrate with ABDM building blocks and perform authorised HIP or HIU functions.</w:t>
      </w:r>
    </w:p>
    <w:p w14:paraId="0830E3C0"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LIMS, LMIS</w:t>
      </w:r>
    </w:p>
    <w:p w14:paraId="569DF505"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A Laboratory Information Management System (LIMS), also referred to in some contexts as an LMIS, supports laboratory workflows such as test orders, specimen tracking, processing and reporting. An ABDM-enabled laboratory system may link and share diagnostic records as a HIP and may request authorised records as an HIU.</w:t>
      </w:r>
    </w:p>
    <w:p w14:paraId="04CDAA78"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lastRenderedPageBreak/>
        <w:br/>
        <w:t>M1</w:t>
      </w:r>
    </w:p>
    <w:p w14:paraId="6111756A"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Milestone 1 (M1) covers ABHA-related functions implemented within an integrated application, including creation of an ABHA Number through supported methods, creation of an ABHA Address, verification during patient registration, download of the ABHA Card and other role-specific functions prescribed in the current test cases.</w:t>
      </w:r>
    </w:p>
    <w:p w14:paraId="75D249B5" w14:textId="77777777" w:rsidR="00DF0687" w:rsidRPr="00D9785B" w:rsidRDefault="00DF0687" w:rsidP="00DF0687">
      <w:pPr>
        <w:jc w:val="both"/>
        <w:rPr>
          <w:rFonts w:ascii="Arial" w:hAnsi="Arial" w:cs="Arial"/>
          <w:sz w:val="28"/>
          <w:szCs w:val="28"/>
        </w:rPr>
      </w:pPr>
    </w:p>
    <w:p w14:paraId="1F629BAB"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M2</w:t>
      </w:r>
    </w:p>
    <w:p w14:paraId="24FAACCA"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Milestone 2 (M2) covers linking health records with an individual’s ABHA Address. It includes discovery of eligible care contexts, authentication or consent for linking, linking of care contexts by the HIP and notification of newly linked records to the applicable PHR application.</w:t>
      </w:r>
    </w:p>
    <w:p w14:paraId="3FC387AA"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M3</w:t>
      </w:r>
    </w:p>
    <w:p w14:paraId="4B386D22"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Milestone 3 (M3) covers consent-based exchange of health information. It includes creation and management of consent requests by an HIU, receipt of the individual’s decision, retrieval of a valid consent artefact and secure exchange of the authorised health information between participating entities.</w:t>
      </w:r>
    </w:p>
    <w:p w14:paraId="4EBF8C2A"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M4</w:t>
      </w:r>
    </w:p>
    <w:p w14:paraId="257106CB" w14:textId="77777777" w:rsidR="00DF0687" w:rsidRPr="00D9785B" w:rsidRDefault="00DF0687" w:rsidP="00DF0687">
      <w:pPr>
        <w:jc w:val="both"/>
        <w:rPr>
          <w:rFonts w:ascii="Arial" w:hAnsi="Arial" w:cs="Arial"/>
          <w:sz w:val="28"/>
          <w:szCs w:val="28"/>
        </w:rPr>
      </w:pPr>
      <w:r w:rsidRPr="00D9785B">
        <w:rPr>
          <w:rFonts w:ascii="Arial" w:hAnsi="Arial" w:cs="Arial"/>
          <w:sz w:val="28"/>
          <w:szCs w:val="28"/>
        </w:rPr>
        <w:t>Milestone 4 (M4), also referred to as National Healthcare Providers Registry (NHPR) native integration, covers integration of healthcare-professional and health-facility registration functions into eligible applications. The milestone is undertaken in accordance with the roles, sequencing and test requirements prescribed by NHA.</w:t>
      </w:r>
    </w:p>
    <w:p w14:paraId="7C1E63EC" w14:textId="77777777" w:rsidR="00DF0687" w:rsidRPr="00D9785B" w:rsidRDefault="00DF0687" w:rsidP="00DF0687">
      <w:pPr>
        <w:jc w:val="both"/>
        <w:rPr>
          <w:rFonts w:ascii="Arial" w:hAnsi="Arial" w:cs="Arial"/>
          <w:b/>
          <w:bCs/>
          <w:sz w:val="28"/>
          <w:szCs w:val="28"/>
        </w:rPr>
      </w:pPr>
      <w:r w:rsidRPr="00D9785B">
        <w:rPr>
          <w:rFonts w:ascii="Arial" w:hAnsi="Arial" w:cs="Arial"/>
          <w:b/>
          <w:bCs/>
          <w:sz w:val="28"/>
          <w:szCs w:val="28"/>
        </w:rPr>
        <w:t>PMS</w:t>
      </w:r>
    </w:p>
    <w:p w14:paraId="62254A14" w14:textId="15DEAAA7" w:rsidR="00A02E82" w:rsidRPr="00D9785B" w:rsidRDefault="00DF0687" w:rsidP="00DF0687">
      <w:pPr>
        <w:jc w:val="both"/>
        <w:rPr>
          <w:rFonts w:ascii="Arial" w:hAnsi="Arial" w:cs="Arial"/>
          <w:sz w:val="28"/>
          <w:szCs w:val="28"/>
        </w:rPr>
      </w:pPr>
      <w:r w:rsidRPr="00D9785B">
        <w:rPr>
          <w:rFonts w:ascii="Arial" w:hAnsi="Arial" w:cs="Arial"/>
          <w:sz w:val="28"/>
          <w:szCs w:val="28"/>
        </w:rPr>
        <w:lastRenderedPageBreak/>
        <w:t>A Pharmacy Management System (PMS) supports pharmacy operations such as prescription processing, dispensing, inventory and billing. Where integrated with ABDM, it may perform authorised HIP or HIU functions in accordance with the relevant use case, consent requirements and technical specifications.</w:t>
      </w:r>
    </w:p>
    <w:sectPr w:rsidR="00A02E82" w:rsidRPr="00D9785B" w:rsidSect="00A768C3">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dhanshu Batra" w:date="2026-09-15T12:28:00Z" w:initials="SB">
    <w:p w14:paraId="33C6FCDD" w14:textId="77777777" w:rsidR="003B42ED" w:rsidRDefault="003B42ED" w:rsidP="003B42ED">
      <w:pPr>
        <w:pStyle w:val="CommentText"/>
      </w:pPr>
      <w:r>
        <w:rPr>
          <w:rStyle w:val="CommentReference"/>
        </w:rPr>
        <w:annotationRef/>
      </w:r>
      <w:r>
        <w:rPr>
          <w:lang w:val="en-US"/>
        </w:rPr>
        <w:t>To be discuss with Tara Sir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C6FC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086C24" w16cex:dateUtc="2026-09-15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C6FCDD" w16cid:durableId="47086C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D1967"/>
    <w:multiLevelType w:val="multilevel"/>
    <w:tmpl w:val="605E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FE2EEF"/>
    <w:multiLevelType w:val="multilevel"/>
    <w:tmpl w:val="8C1E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CF5561"/>
    <w:multiLevelType w:val="hybridMultilevel"/>
    <w:tmpl w:val="8912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5372331">
    <w:abstractNumId w:val="0"/>
  </w:num>
  <w:num w:numId="2" w16cid:durableId="1291858310">
    <w:abstractNumId w:val="1"/>
  </w:num>
  <w:num w:numId="3" w16cid:durableId="15028864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dhanshu Batra">
    <w15:presenceInfo w15:providerId="AD" w15:userId="S::Sudhanshu.Batra@in.ey.com::08e51b88-b664-4eb4-a48f-e46fc0c0ae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C3"/>
    <w:rsid w:val="00003F48"/>
    <w:rsid w:val="00005743"/>
    <w:rsid w:val="000064D3"/>
    <w:rsid w:val="0001462B"/>
    <w:rsid w:val="00047D60"/>
    <w:rsid w:val="000904F3"/>
    <w:rsid w:val="0009617E"/>
    <w:rsid w:val="000A0EA0"/>
    <w:rsid w:val="000E064D"/>
    <w:rsid w:val="0011799D"/>
    <w:rsid w:val="00122C64"/>
    <w:rsid w:val="00154ACE"/>
    <w:rsid w:val="001B172D"/>
    <w:rsid w:val="001B59CF"/>
    <w:rsid w:val="001C48D3"/>
    <w:rsid w:val="001D3827"/>
    <w:rsid w:val="0021686B"/>
    <w:rsid w:val="002372CE"/>
    <w:rsid w:val="002538CA"/>
    <w:rsid w:val="00295BA8"/>
    <w:rsid w:val="002965EA"/>
    <w:rsid w:val="002A6C16"/>
    <w:rsid w:val="002B5427"/>
    <w:rsid w:val="002C4947"/>
    <w:rsid w:val="002E4F90"/>
    <w:rsid w:val="002F06D3"/>
    <w:rsid w:val="00313D8E"/>
    <w:rsid w:val="0032662C"/>
    <w:rsid w:val="00334162"/>
    <w:rsid w:val="00396040"/>
    <w:rsid w:val="003960D2"/>
    <w:rsid w:val="003A7234"/>
    <w:rsid w:val="003B42ED"/>
    <w:rsid w:val="003B5891"/>
    <w:rsid w:val="003C7B8C"/>
    <w:rsid w:val="003F3E59"/>
    <w:rsid w:val="00411814"/>
    <w:rsid w:val="004335E5"/>
    <w:rsid w:val="00437DD4"/>
    <w:rsid w:val="004426A5"/>
    <w:rsid w:val="00444DAE"/>
    <w:rsid w:val="00480AE2"/>
    <w:rsid w:val="00491362"/>
    <w:rsid w:val="004E0CF8"/>
    <w:rsid w:val="004E5A64"/>
    <w:rsid w:val="00506BAC"/>
    <w:rsid w:val="00530298"/>
    <w:rsid w:val="00536113"/>
    <w:rsid w:val="005544C5"/>
    <w:rsid w:val="005B755D"/>
    <w:rsid w:val="006532C0"/>
    <w:rsid w:val="0070052A"/>
    <w:rsid w:val="00726CC2"/>
    <w:rsid w:val="00730F29"/>
    <w:rsid w:val="00783028"/>
    <w:rsid w:val="00814FD3"/>
    <w:rsid w:val="00875AB1"/>
    <w:rsid w:val="00894B67"/>
    <w:rsid w:val="008A0F90"/>
    <w:rsid w:val="008B5391"/>
    <w:rsid w:val="008C652E"/>
    <w:rsid w:val="008E0F46"/>
    <w:rsid w:val="008E7C2D"/>
    <w:rsid w:val="008F52F5"/>
    <w:rsid w:val="00961569"/>
    <w:rsid w:val="009667E0"/>
    <w:rsid w:val="00981EDA"/>
    <w:rsid w:val="0098616B"/>
    <w:rsid w:val="0099651C"/>
    <w:rsid w:val="009A63AD"/>
    <w:rsid w:val="009E60D9"/>
    <w:rsid w:val="00A02E82"/>
    <w:rsid w:val="00A45524"/>
    <w:rsid w:val="00A61A60"/>
    <w:rsid w:val="00A768C3"/>
    <w:rsid w:val="00A97863"/>
    <w:rsid w:val="00AA6798"/>
    <w:rsid w:val="00AE1C8E"/>
    <w:rsid w:val="00AF625F"/>
    <w:rsid w:val="00B00A6D"/>
    <w:rsid w:val="00B530F2"/>
    <w:rsid w:val="00B60182"/>
    <w:rsid w:val="00B92271"/>
    <w:rsid w:val="00BE1DEF"/>
    <w:rsid w:val="00C138BC"/>
    <w:rsid w:val="00C347AF"/>
    <w:rsid w:val="00C36119"/>
    <w:rsid w:val="00C51B7A"/>
    <w:rsid w:val="00C577EA"/>
    <w:rsid w:val="00C93FCF"/>
    <w:rsid w:val="00C950C1"/>
    <w:rsid w:val="00C97FF7"/>
    <w:rsid w:val="00CE06CE"/>
    <w:rsid w:val="00D12009"/>
    <w:rsid w:val="00D4685A"/>
    <w:rsid w:val="00D86172"/>
    <w:rsid w:val="00D9785B"/>
    <w:rsid w:val="00DD4021"/>
    <w:rsid w:val="00DD6DD2"/>
    <w:rsid w:val="00DF0687"/>
    <w:rsid w:val="00E13CFA"/>
    <w:rsid w:val="00E14CD1"/>
    <w:rsid w:val="00EC7DE5"/>
    <w:rsid w:val="00F00CE8"/>
    <w:rsid w:val="00F64FF0"/>
    <w:rsid w:val="00F76C3B"/>
    <w:rsid w:val="00F81796"/>
    <w:rsid w:val="00FB185C"/>
    <w:rsid w:val="00FE6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2A75"/>
  <w15:chartTrackingRefBased/>
  <w15:docId w15:val="{64949A5A-80B5-464C-B375-668AB794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6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6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6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6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8C3"/>
    <w:rPr>
      <w:rFonts w:eastAsiaTheme="majorEastAsia" w:cstheme="majorBidi"/>
      <w:color w:val="272727" w:themeColor="text1" w:themeTint="D8"/>
    </w:rPr>
  </w:style>
  <w:style w:type="paragraph" w:styleId="Title">
    <w:name w:val="Title"/>
    <w:basedOn w:val="Normal"/>
    <w:next w:val="Normal"/>
    <w:link w:val="TitleChar"/>
    <w:uiPriority w:val="10"/>
    <w:qFormat/>
    <w:rsid w:val="00A76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8C3"/>
    <w:pPr>
      <w:spacing w:before="160"/>
      <w:jc w:val="center"/>
    </w:pPr>
    <w:rPr>
      <w:i/>
      <w:iCs/>
      <w:color w:val="404040" w:themeColor="text1" w:themeTint="BF"/>
    </w:rPr>
  </w:style>
  <w:style w:type="character" w:customStyle="1" w:styleId="QuoteChar">
    <w:name w:val="Quote Char"/>
    <w:basedOn w:val="DefaultParagraphFont"/>
    <w:link w:val="Quote"/>
    <w:uiPriority w:val="29"/>
    <w:rsid w:val="00A768C3"/>
    <w:rPr>
      <w:i/>
      <w:iCs/>
      <w:color w:val="404040" w:themeColor="text1" w:themeTint="BF"/>
    </w:rPr>
  </w:style>
  <w:style w:type="paragraph" w:styleId="ListParagraph">
    <w:name w:val="List Paragraph"/>
    <w:basedOn w:val="Normal"/>
    <w:uiPriority w:val="34"/>
    <w:qFormat/>
    <w:rsid w:val="00A768C3"/>
    <w:pPr>
      <w:ind w:left="720"/>
      <w:contextualSpacing/>
    </w:pPr>
  </w:style>
  <w:style w:type="character" w:styleId="IntenseEmphasis">
    <w:name w:val="Intense Emphasis"/>
    <w:basedOn w:val="DefaultParagraphFont"/>
    <w:uiPriority w:val="21"/>
    <w:qFormat/>
    <w:rsid w:val="00A768C3"/>
    <w:rPr>
      <w:i/>
      <w:iCs/>
      <w:color w:val="0F4761" w:themeColor="accent1" w:themeShade="BF"/>
    </w:rPr>
  </w:style>
  <w:style w:type="paragraph" w:styleId="IntenseQuote">
    <w:name w:val="Intense Quote"/>
    <w:basedOn w:val="Normal"/>
    <w:next w:val="Normal"/>
    <w:link w:val="IntenseQuoteChar"/>
    <w:uiPriority w:val="30"/>
    <w:qFormat/>
    <w:rsid w:val="00A76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8C3"/>
    <w:rPr>
      <w:i/>
      <w:iCs/>
      <w:color w:val="0F4761" w:themeColor="accent1" w:themeShade="BF"/>
    </w:rPr>
  </w:style>
  <w:style w:type="character" w:styleId="IntenseReference">
    <w:name w:val="Intense Reference"/>
    <w:basedOn w:val="DefaultParagraphFont"/>
    <w:uiPriority w:val="32"/>
    <w:qFormat/>
    <w:rsid w:val="00A768C3"/>
    <w:rPr>
      <w:b/>
      <w:bCs/>
      <w:smallCaps/>
      <w:color w:val="0F4761" w:themeColor="accent1" w:themeShade="BF"/>
      <w:spacing w:val="5"/>
    </w:rPr>
  </w:style>
  <w:style w:type="table" w:styleId="TableGrid">
    <w:name w:val="Table Grid"/>
    <w:basedOn w:val="TableNormal"/>
    <w:uiPriority w:val="39"/>
    <w:rsid w:val="00A76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26A5"/>
    <w:rPr>
      <w:color w:val="467886" w:themeColor="hyperlink"/>
      <w:u w:val="single"/>
    </w:rPr>
  </w:style>
  <w:style w:type="character" w:styleId="UnresolvedMention">
    <w:name w:val="Unresolved Mention"/>
    <w:basedOn w:val="DefaultParagraphFont"/>
    <w:uiPriority w:val="99"/>
    <w:semiHidden/>
    <w:unhideWhenUsed/>
    <w:rsid w:val="004426A5"/>
    <w:rPr>
      <w:color w:val="605E5C"/>
      <w:shd w:val="clear" w:color="auto" w:fill="E1DFDD"/>
    </w:rPr>
  </w:style>
  <w:style w:type="character" w:styleId="CommentReference">
    <w:name w:val="annotation reference"/>
    <w:basedOn w:val="DefaultParagraphFont"/>
    <w:uiPriority w:val="99"/>
    <w:semiHidden/>
    <w:unhideWhenUsed/>
    <w:rsid w:val="00FE63F7"/>
    <w:rPr>
      <w:sz w:val="16"/>
      <w:szCs w:val="16"/>
    </w:rPr>
  </w:style>
  <w:style w:type="paragraph" w:styleId="CommentText">
    <w:name w:val="annotation text"/>
    <w:basedOn w:val="Normal"/>
    <w:link w:val="CommentTextChar"/>
    <w:uiPriority w:val="99"/>
    <w:unhideWhenUsed/>
    <w:rsid w:val="00FE63F7"/>
    <w:pPr>
      <w:spacing w:line="240" w:lineRule="auto"/>
    </w:pPr>
    <w:rPr>
      <w:sz w:val="20"/>
      <w:szCs w:val="20"/>
    </w:rPr>
  </w:style>
  <w:style w:type="character" w:customStyle="1" w:styleId="CommentTextChar">
    <w:name w:val="Comment Text Char"/>
    <w:basedOn w:val="DefaultParagraphFont"/>
    <w:link w:val="CommentText"/>
    <w:uiPriority w:val="99"/>
    <w:rsid w:val="00FE63F7"/>
    <w:rPr>
      <w:sz w:val="20"/>
      <w:szCs w:val="20"/>
    </w:rPr>
  </w:style>
  <w:style w:type="paragraph" w:styleId="CommentSubject">
    <w:name w:val="annotation subject"/>
    <w:basedOn w:val="CommentText"/>
    <w:next w:val="CommentText"/>
    <w:link w:val="CommentSubjectChar"/>
    <w:uiPriority w:val="99"/>
    <w:semiHidden/>
    <w:unhideWhenUsed/>
    <w:rsid w:val="00FE63F7"/>
    <w:rPr>
      <w:b/>
      <w:bCs/>
    </w:rPr>
  </w:style>
  <w:style w:type="character" w:customStyle="1" w:styleId="CommentSubjectChar">
    <w:name w:val="Comment Subject Char"/>
    <w:basedOn w:val="CommentTextChar"/>
    <w:link w:val="CommentSubject"/>
    <w:uiPriority w:val="99"/>
    <w:semiHidden/>
    <w:rsid w:val="00FE63F7"/>
    <w:rPr>
      <w:b/>
      <w:bCs/>
      <w:sz w:val="20"/>
      <w:szCs w:val="20"/>
    </w:rPr>
  </w:style>
  <w:style w:type="paragraph" w:styleId="NormalWeb">
    <w:name w:val="Normal (Web)"/>
    <w:basedOn w:val="Normal"/>
    <w:uiPriority w:val="99"/>
    <w:semiHidden/>
    <w:unhideWhenUsed/>
    <w:rsid w:val="00B92271"/>
    <w:rPr>
      <w:rFonts w:ascii="Times New Roman" w:hAnsi="Times New Roman" w:cs="Times New Roman"/>
    </w:rPr>
  </w:style>
  <w:style w:type="character" w:styleId="FollowedHyperlink">
    <w:name w:val="FollowedHyperlink"/>
    <w:basedOn w:val="DefaultParagraphFont"/>
    <w:uiPriority w:val="99"/>
    <w:semiHidden/>
    <w:unhideWhenUsed/>
    <w:rsid w:val="00C361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bdm-docs.dev.eka.care/docs/hiecm/v3/milestones/m2" TargetMode="External"/><Relationship Id="rId13" Type="http://schemas.openxmlformats.org/officeDocument/2006/relationships/hyperlink" Target="https://abdm-docs.dev.eka.care/docs/hiecm/v3/getting-started/sandbox" TargetMode="External"/><Relationship Id="rId18" Type="http://schemas.openxmlformats.org/officeDocument/2006/relationships/hyperlink" Target="https://abdm-docs.dev.eka.care/docs/support" TargetMode="External"/><Relationship Id="rId26" Type="http://schemas.openxmlformats.org/officeDocument/2006/relationships/hyperlink" Target="https://abdm-docs.dev.eka.care/docs/hiecm/v3/getting-started/glossary" TargetMode="External"/><Relationship Id="rId3" Type="http://schemas.openxmlformats.org/officeDocument/2006/relationships/settings" Target="settings.xml"/><Relationship Id="rId21" Type="http://schemas.microsoft.com/office/2011/relationships/commentsExtended" Target="commentsExtended.xml"/><Relationship Id="rId7" Type="http://schemas.openxmlformats.org/officeDocument/2006/relationships/hyperlink" Target="https://abdm-docs.dev.eka.care/docs/hiecm/v3/milestones/m1" TargetMode="External"/><Relationship Id="rId12" Type="http://schemas.openxmlformats.org/officeDocument/2006/relationships/hyperlink" Target="https://abdm-docs.dev.eka.care/docs/hiecm/v3/getting-started/glossary" TargetMode="External"/><Relationship Id="rId17" Type="http://schemas.openxmlformats.org/officeDocument/2006/relationships/hyperlink" Target="https://abdm-docs.dev.eka.care/docs/hiecm/v3/reference/data-dictionary" TargetMode="External"/><Relationship Id="rId25" Type="http://schemas.openxmlformats.org/officeDocument/2006/relationships/hyperlink" Target="https://sbxai.abdm.gov.in/" TargetMode="External"/><Relationship Id="rId2" Type="http://schemas.openxmlformats.org/officeDocument/2006/relationships/styles" Target="styles.xml"/><Relationship Id="rId16" Type="http://schemas.openxmlformats.org/officeDocument/2006/relationships/hyperlink" Target="https://abdm-docs.dev.eka.care/docs/hiecm/v3/getting-started/going-live" TargetMode="External"/><Relationship Id="rId20" Type="http://schemas.openxmlformats.org/officeDocument/2006/relationships/comments" Target="comments.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bdm-docs.dev.eka.care/docs/hiecm/v3/milestones/m1" TargetMode="External"/><Relationship Id="rId11" Type="http://schemas.openxmlformats.org/officeDocument/2006/relationships/hyperlink" Target="https://abdm-docs.dev.eka.care/docs/hiecm/v3/getting-started/glossary" TargetMode="External"/><Relationship Id="rId24" Type="http://schemas.openxmlformats.org/officeDocument/2006/relationships/hyperlink" Target="https://abdm-docs.dev.eka.care/docs/hiecm/v3/milestones/m1" TargetMode="External"/><Relationship Id="rId5" Type="http://schemas.openxmlformats.org/officeDocument/2006/relationships/hyperlink" Target="https://abdm-docs.dev.eka.care/docs/hiecm/v3/milestones/m1" TargetMode="External"/><Relationship Id="rId15" Type="http://schemas.openxmlformats.org/officeDocument/2006/relationships/hyperlink" Target="https://abdm-docs.dev.eka.care/reference/hiecm-m1" TargetMode="External"/><Relationship Id="rId23" Type="http://schemas.microsoft.com/office/2018/08/relationships/commentsExtensible" Target="commentsExtensible.xml"/><Relationship Id="rId28" Type="http://schemas.microsoft.com/office/2011/relationships/people" Target="people.xml"/><Relationship Id="rId10" Type="http://schemas.openxmlformats.org/officeDocument/2006/relationships/hyperlink" Target="https://abdm-docs.dev.eka.care/docs/hiecm/v3/getting-started/glossary" TargetMode="External"/><Relationship Id="rId19" Type="http://schemas.openxmlformats.org/officeDocument/2006/relationships/hyperlink" Target="https://abdm-docs.dev.eka.care/docs/hiecm/v3/resources/testing/m1" TargetMode="External"/><Relationship Id="rId4" Type="http://schemas.openxmlformats.org/officeDocument/2006/relationships/webSettings" Target="webSettings.xml"/><Relationship Id="rId9" Type="http://schemas.openxmlformats.org/officeDocument/2006/relationships/hyperlink" Target="https://abdm-docs.dev.eka.care/docs/hiecm/v3/milestones/m3" TargetMode="External"/><Relationship Id="rId14" Type="http://schemas.openxmlformats.org/officeDocument/2006/relationships/hyperlink" Target="https://abdm-docs.dev.eka.care/docs/hiecm/v3/milestones/m1" TargetMode="External"/><Relationship Id="rId22" Type="http://schemas.microsoft.com/office/2016/09/relationships/commentsIds" Target="commentsIds.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44</Pages>
  <Words>7462</Words>
  <Characters>43879</Characters>
  <Application>Microsoft Office Word</Application>
  <DocSecurity>0</DocSecurity>
  <Lines>1154</Lines>
  <Paragraphs>475</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50866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Batra</dc:creator>
  <cp:keywords/>
  <dc:description/>
  <cp:lastModifiedBy>Sudhanshu Batra</cp:lastModifiedBy>
  <cp:revision>107</cp:revision>
  <dcterms:created xsi:type="dcterms:W3CDTF">2026-09-15T05:33:00Z</dcterms:created>
  <dcterms:modified xsi:type="dcterms:W3CDTF">2026-09-15T12:02:00Z</dcterms:modified>
</cp:coreProperties>
</file>